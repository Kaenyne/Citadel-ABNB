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535E" w14:textId="134680F3" w:rsidR="001C0766" w:rsidRPr="00C932ED" w:rsidRDefault="001C0766" w:rsidP="001C0766">
      <w:pPr>
        <w:spacing w:after="80"/>
        <w:jc w:val="both"/>
        <w:rPr>
          <w:rFonts w:cs="Arial"/>
          <w:b/>
          <w:bCs/>
          <w:sz w:val="22"/>
          <w:szCs w:val="22"/>
        </w:rPr>
      </w:pPr>
      <w:r w:rsidRPr="00C932ED">
        <w:rPr>
          <w:rFonts w:cs="Arial"/>
          <w:b/>
          <w:bCs/>
          <w:sz w:val="22"/>
          <w:szCs w:val="22"/>
        </w:rPr>
        <w:t>(</w:t>
      </w:r>
      <w:r w:rsidR="00A77A29">
        <w:rPr>
          <w:rFonts w:cs="Arial"/>
          <w:b/>
          <w:bCs/>
          <w:sz w:val="22"/>
          <w:szCs w:val="22"/>
        </w:rPr>
        <w:t xml:space="preserve">NASDAQ: </w:t>
      </w:r>
      <w:r w:rsidRPr="00C932ED">
        <w:rPr>
          <w:rFonts w:cs="Arial"/>
          <w:b/>
          <w:bCs/>
          <w:sz w:val="22"/>
          <w:szCs w:val="22"/>
        </w:rPr>
        <w:t xml:space="preserve">ABNB) </w:t>
      </w:r>
      <w:r w:rsidR="00572426">
        <w:rPr>
          <w:rFonts w:cs="Arial"/>
          <w:b/>
          <w:bCs/>
          <w:sz w:val="22"/>
          <w:szCs w:val="22"/>
        </w:rPr>
        <w:t>Airbnb</w:t>
      </w:r>
    </w:p>
    <w:p w14:paraId="175AAF25" w14:textId="095FC754" w:rsidR="00296C1C" w:rsidRPr="0026508F" w:rsidRDefault="00377973" w:rsidP="001C0766">
      <w:pPr>
        <w:spacing w:after="80"/>
        <w:jc w:val="both"/>
        <w:rPr>
          <w:b/>
          <w:sz w:val="22"/>
          <w:szCs w:val="22"/>
        </w:rPr>
      </w:pPr>
      <w:r>
        <w:rPr>
          <w:rFonts w:cs="Arial"/>
          <w:sz w:val="22"/>
          <w:szCs w:val="22"/>
        </w:rPr>
        <w:t>Current S/P (9/</w:t>
      </w:r>
      <w:r w:rsidR="009152A1">
        <w:rPr>
          <w:rFonts w:cs="Arial"/>
          <w:sz w:val="22"/>
          <w:szCs w:val="22"/>
        </w:rPr>
        <w:t>24</w:t>
      </w:r>
      <w:r>
        <w:rPr>
          <w:rFonts w:cs="Arial"/>
          <w:sz w:val="22"/>
          <w:szCs w:val="22"/>
        </w:rPr>
        <w:t xml:space="preserve">/2026): </w:t>
      </w:r>
      <w:r w:rsidR="00050B07" w:rsidRPr="00050B07">
        <w:rPr>
          <w:rFonts w:cs="Arial"/>
          <w:b/>
          <w:bCs/>
          <w:sz w:val="22"/>
          <w:szCs w:val="22"/>
        </w:rPr>
        <w:t>$</w:t>
      </w:r>
      <w:r w:rsidR="00050B07" w:rsidRPr="0026508F">
        <w:rPr>
          <w:rFonts w:cs="Arial"/>
          <w:b/>
          <w:bCs/>
          <w:sz w:val="22"/>
          <w:szCs w:val="22"/>
        </w:rPr>
        <w:t>1</w:t>
      </w:r>
      <w:r w:rsidR="009152A1">
        <w:rPr>
          <w:rFonts w:cs="Arial"/>
          <w:b/>
          <w:bCs/>
          <w:sz w:val="22"/>
          <w:szCs w:val="22"/>
        </w:rPr>
        <w:t>51</w:t>
      </w:r>
      <w:r w:rsidR="00050B07" w:rsidRPr="0026508F">
        <w:rPr>
          <w:rFonts w:cs="Arial"/>
          <w:b/>
          <w:bCs/>
          <w:sz w:val="22"/>
          <w:szCs w:val="22"/>
        </w:rPr>
        <w:t>.</w:t>
      </w:r>
      <w:r w:rsidR="009152A1">
        <w:rPr>
          <w:rFonts w:cs="Arial"/>
          <w:b/>
          <w:bCs/>
          <w:sz w:val="22"/>
          <w:szCs w:val="22"/>
        </w:rPr>
        <w:t>39</w:t>
      </w:r>
      <w:r w:rsidR="00050B07">
        <w:rPr>
          <w:rFonts w:cs="Arial"/>
          <w:sz w:val="22"/>
          <w:szCs w:val="22"/>
        </w:rPr>
        <w:t xml:space="preserve"> | Mkt Cap: </w:t>
      </w:r>
      <w:r w:rsidR="008455C5">
        <w:rPr>
          <w:rFonts w:cs="Arial"/>
          <w:b/>
          <w:bCs/>
          <w:sz w:val="22"/>
          <w:szCs w:val="22"/>
        </w:rPr>
        <w:t>$88.19B</w:t>
      </w:r>
      <w:r w:rsidR="00DD1BCA">
        <w:rPr>
          <w:rFonts w:cs="Arial"/>
          <w:b/>
          <w:bCs/>
          <w:sz w:val="22"/>
          <w:szCs w:val="22"/>
        </w:rPr>
        <w:t xml:space="preserve"> </w:t>
      </w:r>
      <w:r w:rsidR="00DD1BCA">
        <w:rPr>
          <w:rFonts w:cs="Arial"/>
          <w:sz w:val="22"/>
          <w:szCs w:val="22"/>
        </w:rPr>
        <w:t xml:space="preserve">| </w:t>
      </w:r>
      <w:r w:rsidR="00DD1BCA" w:rsidRPr="00B531EC">
        <w:rPr>
          <w:rFonts w:cs="Arial"/>
          <w:sz w:val="22"/>
          <w:szCs w:val="22"/>
        </w:rPr>
        <w:t>Target Price:</w:t>
      </w:r>
      <w:r w:rsidRPr="00B531EC">
        <w:rPr>
          <w:rFonts w:cs="Arial"/>
          <w:sz w:val="22"/>
          <w:szCs w:val="22"/>
        </w:rPr>
        <w:t xml:space="preserve"> </w:t>
      </w:r>
      <w:r w:rsidR="004C31B4" w:rsidRPr="00B531EC">
        <w:rPr>
          <w:rFonts w:cs="Arial"/>
          <w:b/>
          <w:sz w:val="22"/>
          <w:szCs w:val="22"/>
        </w:rPr>
        <w:t>$</w:t>
      </w:r>
      <w:r w:rsidR="002D00FC" w:rsidRPr="00B531EC">
        <w:rPr>
          <w:rFonts w:cs="Arial"/>
          <w:b/>
          <w:bCs/>
          <w:sz w:val="22"/>
          <w:szCs w:val="22"/>
        </w:rPr>
        <w:t>122</w:t>
      </w:r>
      <w:r w:rsidR="004C31B4" w:rsidRPr="00B531EC">
        <w:rPr>
          <w:rFonts w:cs="Arial"/>
          <w:b/>
          <w:sz w:val="22"/>
          <w:szCs w:val="22"/>
        </w:rPr>
        <w:t xml:space="preserve"> </w:t>
      </w:r>
      <w:r w:rsidR="004C31B4" w:rsidRPr="00B531EC">
        <w:rPr>
          <w:rFonts w:cs="Arial"/>
          <w:sz w:val="22"/>
          <w:szCs w:val="22"/>
        </w:rPr>
        <w:t xml:space="preserve">| Implied Return: </w:t>
      </w:r>
      <w:r w:rsidR="008F1E32" w:rsidRPr="00B531EC">
        <w:rPr>
          <w:rFonts w:cs="Arial"/>
          <w:b/>
          <w:bCs/>
          <w:sz w:val="22"/>
          <w:szCs w:val="22"/>
        </w:rPr>
        <w:t>20</w:t>
      </w:r>
      <w:r w:rsidR="00216D18" w:rsidRPr="00B531EC">
        <w:rPr>
          <w:rFonts w:cs="Arial"/>
          <w:b/>
          <w:sz w:val="22"/>
          <w:szCs w:val="22"/>
        </w:rPr>
        <w:t xml:space="preserve">% </w:t>
      </w:r>
      <w:r w:rsidR="00216D18" w:rsidRPr="00A62A20">
        <w:rPr>
          <w:rFonts w:cs="Arial"/>
          <w:sz w:val="22"/>
          <w:szCs w:val="22"/>
        </w:rPr>
        <w:t xml:space="preserve">| R/R: </w:t>
      </w:r>
      <w:r w:rsidR="00E32E3B" w:rsidRPr="00A62A20">
        <w:rPr>
          <w:rFonts w:cs="Arial"/>
          <w:b/>
          <w:sz w:val="22"/>
          <w:szCs w:val="22"/>
        </w:rPr>
        <w:t xml:space="preserve">2:1 </w:t>
      </w:r>
      <w:r w:rsidR="008B327D" w:rsidRPr="00A62A20">
        <w:rPr>
          <w:rFonts w:cs="Arial"/>
          <w:sz w:val="22"/>
          <w:szCs w:val="22"/>
        </w:rPr>
        <w:t>|</w:t>
      </w:r>
      <w:r w:rsidR="008B327D" w:rsidRPr="0073276D">
        <w:rPr>
          <w:rFonts w:cs="Arial"/>
          <w:sz w:val="22"/>
          <w:szCs w:val="22"/>
        </w:rPr>
        <w:t xml:space="preserve"> SI: </w:t>
      </w:r>
      <w:r w:rsidR="0073276D" w:rsidRPr="0073276D">
        <w:rPr>
          <w:rFonts w:cs="Arial"/>
          <w:b/>
          <w:bCs/>
          <w:sz w:val="22"/>
          <w:szCs w:val="22"/>
        </w:rPr>
        <w:t>3.59</w:t>
      </w:r>
      <w:r w:rsidR="008B327D" w:rsidRPr="0073276D">
        <w:rPr>
          <w:rFonts w:cs="Arial"/>
          <w:b/>
          <w:sz w:val="22"/>
          <w:szCs w:val="22"/>
        </w:rPr>
        <w:t>%</w:t>
      </w:r>
    </w:p>
    <w:p w14:paraId="21DB09CD" w14:textId="608F9CE5" w:rsidR="001C0766" w:rsidRPr="00C932ED" w:rsidRDefault="001C0766" w:rsidP="001C0766">
      <w:pPr>
        <w:spacing w:after="80"/>
        <w:jc w:val="both"/>
        <w:rPr>
          <w:rFonts w:cs="Arial"/>
          <w:sz w:val="22"/>
          <w:szCs w:val="22"/>
        </w:rPr>
      </w:pPr>
      <w:r w:rsidRPr="00C932ED">
        <w:rPr>
          <w:rFonts w:cs="Arial"/>
          <w:b/>
          <w:bCs/>
          <w:sz w:val="22"/>
          <w:szCs w:val="22"/>
        </w:rPr>
        <w:t xml:space="preserve">Investment Thesis: </w:t>
      </w:r>
      <w:r w:rsidRPr="00C932ED">
        <w:rPr>
          <w:rFonts w:cs="Arial"/>
          <w:sz w:val="22"/>
          <w:szCs w:val="22"/>
        </w:rPr>
        <w:t xml:space="preserve">We recommend a SHORT on ABNB with a target price of </w:t>
      </w:r>
      <w:r w:rsidR="00B531EC">
        <w:rPr>
          <w:rFonts w:cs="Arial"/>
          <w:b/>
          <w:bCs/>
          <w:sz w:val="22"/>
          <w:szCs w:val="22"/>
        </w:rPr>
        <w:t>$122</w:t>
      </w:r>
      <w:r w:rsidRPr="00C932ED">
        <w:rPr>
          <w:rFonts w:cs="Arial"/>
          <w:sz w:val="22"/>
          <w:szCs w:val="22"/>
        </w:rPr>
        <w:t xml:space="preserve"> on three points: (1) Reserve Now Pay Later (RNPL) </w:t>
      </w:r>
      <w:r w:rsidR="00F97023">
        <w:rPr>
          <w:rFonts w:cs="Arial"/>
          <w:sz w:val="22"/>
          <w:szCs w:val="22"/>
        </w:rPr>
        <w:t>be</w:t>
      </w:r>
      <w:r w:rsidR="00AA4D6F">
        <w:rPr>
          <w:rFonts w:cs="Arial"/>
          <w:sz w:val="22"/>
          <w:szCs w:val="22"/>
        </w:rPr>
        <w:t xml:space="preserve">gan </w:t>
      </w:r>
      <w:r w:rsidR="000B4750">
        <w:rPr>
          <w:rFonts w:cs="Arial"/>
          <w:sz w:val="22"/>
          <w:szCs w:val="22"/>
        </w:rPr>
        <w:t>roll</w:t>
      </w:r>
      <w:r w:rsidR="00AD7843">
        <w:rPr>
          <w:rFonts w:cs="Arial"/>
          <w:sz w:val="22"/>
          <w:szCs w:val="22"/>
        </w:rPr>
        <w:t>ing</w:t>
      </w:r>
      <w:r w:rsidR="00E25E49">
        <w:rPr>
          <w:rFonts w:cs="Arial"/>
          <w:sz w:val="22"/>
          <w:szCs w:val="22"/>
        </w:rPr>
        <w:t xml:space="preserve"> out </w:t>
      </w:r>
      <w:r w:rsidRPr="00C932ED">
        <w:rPr>
          <w:rFonts w:cs="Arial"/>
          <w:sz w:val="22"/>
          <w:szCs w:val="22"/>
        </w:rPr>
        <w:t xml:space="preserve">in 2025 and the market is not </w:t>
      </w:r>
      <w:r w:rsidR="00A24983">
        <w:rPr>
          <w:rFonts w:cs="Arial"/>
          <w:sz w:val="22"/>
          <w:szCs w:val="22"/>
        </w:rPr>
        <w:t xml:space="preserve">fully </w:t>
      </w:r>
      <w:r w:rsidRPr="00C932ED">
        <w:rPr>
          <w:rFonts w:cs="Arial"/>
          <w:sz w:val="22"/>
          <w:szCs w:val="22"/>
        </w:rPr>
        <w:t xml:space="preserve">pricing the resulting increased cancellation rates. (2) </w:t>
      </w:r>
      <w:r w:rsidR="0040617B">
        <w:rPr>
          <w:rFonts w:cs="Arial"/>
          <w:sz w:val="22"/>
          <w:szCs w:val="22"/>
        </w:rPr>
        <w:t xml:space="preserve">2026 </w:t>
      </w:r>
      <w:r w:rsidR="009B3405">
        <w:rPr>
          <w:rFonts w:cs="Arial"/>
          <w:sz w:val="22"/>
          <w:szCs w:val="22"/>
        </w:rPr>
        <w:t xml:space="preserve">World </w:t>
      </w:r>
      <w:r w:rsidR="00F443B9">
        <w:rPr>
          <w:rFonts w:cs="Arial"/>
          <w:sz w:val="22"/>
          <w:szCs w:val="22"/>
        </w:rPr>
        <w:t>Cu</w:t>
      </w:r>
      <w:r w:rsidR="00635B25">
        <w:rPr>
          <w:rFonts w:cs="Arial"/>
          <w:sz w:val="22"/>
          <w:szCs w:val="22"/>
        </w:rPr>
        <w:t>p surge</w:t>
      </w:r>
      <w:r w:rsidR="0049405C">
        <w:rPr>
          <w:rFonts w:cs="Arial"/>
          <w:sz w:val="22"/>
          <w:szCs w:val="22"/>
        </w:rPr>
        <w:t xml:space="preserve"> mask</w:t>
      </w:r>
      <w:r w:rsidR="00F854AD">
        <w:rPr>
          <w:rFonts w:cs="Arial"/>
          <w:sz w:val="22"/>
          <w:szCs w:val="22"/>
        </w:rPr>
        <w:t>s</w:t>
      </w:r>
      <w:r w:rsidR="00D12617">
        <w:rPr>
          <w:rFonts w:cs="Arial"/>
          <w:sz w:val="22"/>
          <w:szCs w:val="22"/>
        </w:rPr>
        <w:t xml:space="preserve"> </w:t>
      </w:r>
      <w:r w:rsidR="00E0259F">
        <w:rPr>
          <w:rFonts w:cs="Arial"/>
          <w:sz w:val="22"/>
          <w:szCs w:val="22"/>
        </w:rPr>
        <w:t>decelera</w:t>
      </w:r>
      <w:r w:rsidR="00D12482">
        <w:rPr>
          <w:rFonts w:cs="Arial"/>
          <w:sz w:val="22"/>
          <w:szCs w:val="22"/>
        </w:rPr>
        <w:t>ting nigh</w:t>
      </w:r>
      <w:r w:rsidR="008C4CE3">
        <w:rPr>
          <w:rFonts w:cs="Arial"/>
          <w:sz w:val="22"/>
          <w:szCs w:val="22"/>
        </w:rPr>
        <w:t>ts</w:t>
      </w:r>
      <w:r w:rsidRPr="00C932ED">
        <w:rPr>
          <w:rFonts w:cs="Arial"/>
          <w:sz w:val="22"/>
          <w:szCs w:val="22"/>
        </w:rPr>
        <w:t xml:space="preserve">. (3) Operating leverage </w:t>
      </w:r>
      <w:r w:rsidR="005D267D">
        <w:rPr>
          <w:rFonts w:cs="Arial"/>
          <w:sz w:val="22"/>
          <w:szCs w:val="22"/>
        </w:rPr>
        <w:t>causes</w:t>
      </w:r>
      <w:r w:rsidRPr="00C932ED">
        <w:rPr>
          <w:rFonts w:cs="Arial"/>
          <w:sz w:val="22"/>
          <w:szCs w:val="22"/>
        </w:rPr>
        <w:t xml:space="preserve"> revenue </w:t>
      </w:r>
      <w:r w:rsidR="005D267D">
        <w:rPr>
          <w:rFonts w:cs="Arial"/>
          <w:sz w:val="22"/>
          <w:szCs w:val="22"/>
        </w:rPr>
        <w:t xml:space="preserve">drops to drive </w:t>
      </w:r>
      <w:r w:rsidR="00654186">
        <w:rPr>
          <w:rFonts w:cs="Arial"/>
          <w:sz w:val="22"/>
          <w:szCs w:val="22"/>
        </w:rPr>
        <w:t>outsized</w:t>
      </w:r>
      <w:r w:rsidR="005D267D">
        <w:rPr>
          <w:rFonts w:cs="Arial"/>
          <w:sz w:val="22"/>
          <w:szCs w:val="22"/>
        </w:rPr>
        <w:t xml:space="preserve"> </w:t>
      </w:r>
      <w:r w:rsidR="009F28A4">
        <w:rPr>
          <w:rFonts w:cs="Arial"/>
          <w:sz w:val="22"/>
          <w:szCs w:val="22"/>
        </w:rPr>
        <w:t>margin compression</w:t>
      </w:r>
      <w:r w:rsidRPr="00C932ED">
        <w:rPr>
          <w:rFonts w:cs="Arial"/>
          <w:sz w:val="22"/>
          <w:szCs w:val="22"/>
        </w:rPr>
        <w:t xml:space="preserve">, and AI-driven margin growth is overstated. These factors </w:t>
      </w:r>
      <w:r w:rsidR="00FB2024">
        <w:rPr>
          <w:rFonts w:cs="Arial"/>
          <w:sz w:val="22"/>
          <w:szCs w:val="22"/>
        </w:rPr>
        <w:t>will r</w:t>
      </w:r>
      <w:r w:rsidR="00D2528A">
        <w:rPr>
          <w:rFonts w:cs="Arial"/>
          <w:sz w:val="22"/>
          <w:szCs w:val="22"/>
        </w:rPr>
        <w:t xml:space="preserve">esult </w:t>
      </w:r>
      <w:r w:rsidRPr="00C932ED">
        <w:rPr>
          <w:rFonts w:cs="Arial"/>
          <w:sz w:val="22"/>
          <w:szCs w:val="22"/>
        </w:rPr>
        <w:t>in weak</w:t>
      </w:r>
      <w:r w:rsidR="00F536E1">
        <w:rPr>
          <w:rFonts w:cs="Arial"/>
          <w:sz w:val="22"/>
          <w:szCs w:val="22"/>
        </w:rPr>
        <w:t xml:space="preserve"> Q3 and Q4</w:t>
      </w:r>
      <w:r w:rsidRPr="00C932ED">
        <w:rPr>
          <w:rFonts w:cs="Arial"/>
          <w:sz w:val="22"/>
          <w:szCs w:val="22"/>
        </w:rPr>
        <w:t xml:space="preserve"> guidance across nights, revenue, and margins leading to stock underperformance. </w:t>
      </w:r>
    </w:p>
    <w:p w14:paraId="585D1DCF" w14:textId="1DCEE15C" w:rsidR="001C0766" w:rsidRPr="00C932ED" w:rsidRDefault="001C0766" w:rsidP="001C0766">
      <w:pPr>
        <w:spacing w:after="80"/>
        <w:jc w:val="both"/>
        <w:rPr>
          <w:rFonts w:cs="Arial"/>
          <w:sz w:val="22"/>
          <w:szCs w:val="22"/>
        </w:rPr>
      </w:pPr>
      <w:r w:rsidRPr="00C932ED">
        <w:rPr>
          <w:rFonts w:cs="Arial"/>
          <w:b/>
          <w:bCs/>
          <w:sz w:val="22"/>
          <w:szCs w:val="22"/>
        </w:rPr>
        <w:t xml:space="preserve">Market/Variant View: </w:t>
      </w:r>
      <w:r w:rsidRPr="00C932ED">
        <w:rPr>
          <w:rFonts w:cs="Arial"/>
          <w:sz w:val="22"/>
          <w:szCs w:val="22"/>
        </w:rPr>
        <w:t>The market is pricing ABNB with 4Q26 nights at a growth rate of +</w:t>
      </w:r>
      <w:r w:rsidRPr="00C932ED">
        <w:rPr>
          <w:rFonts w:cs="Arial"/>
          <w:b/>
          <w:bCs/>
          <w:sz w:val="22"/>
          <w:szCs w:val="22"/>
        </w:rPr>
        <w:t>11.45%</w:t>
      </w:r>
      <w:r w:rsidRPr="00C932ED">
        <w:rPr>
          <w:rFonts w:cs="Arial"/>
          <w:sz w:val="22"/>
          <w:szCs w:val="22"/>
        </w:rPr>
        <w:t xml:space="preserve"> </w:t>
      </w:r>
      <w:r w:rsidR="00882774">
        <w:rPr>
          <w:rFonts w:cs="Arial"/>
          <w:sz w:val="22"/>
          <w:szCs w:val="22"/>
        </w:rPr>
        <w:t>(</w:t>
      </w:r>
      <w:r w:rsidR="00DA17D6">
        <w:rPr>
          <w:rFonts w:cs="Arial"/>
          <w:sz w:val="22"/>
          <w:szCs w:val="22"/>
        </w:rPr>
        <w:t>range</w:t>
      </w:r>
      <w:r w:rsidR="00853393">
        <w:rPr>
          <w:rFonts w:cs="Arial"/>
          <w:sz w:val="22"/>
          <w:szCs w:val="22"/>
        </w:rPr>
        <w:t xml:space="preserve"> of</w:t>
      </w:r>
      <w:r w:rsidRPr="00C932ED">
        <w:rPr>
          <w:rFonts w:cs="Arial"/>
          <w:sz w:val="22"/>
          <w:szCs w:val="22"/>
        </w:rPr>
        <w:t xml:space="preserve"> </w:t>
      </w:r>
      <w:r w:rsidRPr="00C932ED">
        <w:rPr>
          <w:rFonts w:cs="Arial"/>
          <w:b/>
          <w:bCs/>
          <w:sz w:val="22"/>
          <w:szCs w:val="22"/>
        </w:rPr>
        <w:t>9.9% to 12.5%</w:t>
      </w:r>
      <w:r w:rsidR="00363161">
        <w:rPr>
          <w:rFonts w:cs="Arial"/>
          <w:b/>
          <w:bCs/>
          <w:sz w:val="22"/>
          <w:szCs w:val="22"/>
        </w:rPr>
        <w:t>)</w:t>
      </w:r>
      <w:r w:rsidR="00CC269A">
        <w:rPr>
          <w:rFonts w:cs="Arial"/>
          <w:b/>
          <w:bCs/>
          <w:sz w:val="22"/>
          <w:szCs w:val="22"/>
        </w:rPr>
        <w:t xml:space="preserve"> </w:t>
      </w:r>
      <w:r w:rsidR="00CD1A61">
        <w:rPr>
          <w:rFonts w:cs="Arial"/>
          <w:sz w:val="22"/>
          <w:szCs w:val="22"/>
        </w:rPr>
        <w:t>in line with</w:t>
      </w:r>
      <w:r w:rsidR="002F365F">
        <w:rPr>
          <w:rFonts w:cs="Arial"/>
          <w:sz w:val="22"/>
          <w:szCs w:val="22"/>
        </w:rPr>
        <w:t xml:space="preserve"> manag</w:t>
      </w:r>
      <w:r w:rsidR="00AD50F7">
        <w:rPr>
          <w:rFonts w:cs="Arial"/>
          <w:sz w:val="22"/>
          <w:szCs w:val="22"/>
        </w:rPr>
        <w:t xml:space="preserve">ement’s </w:t>
      </w:r>
      <w:r w:rsidR="00AC411A">
        <w:rPr>
          <w:rFonts w:cs="Arial"/>
          <w:sz w:val="22"/>
          <w:szCs w:val="22"/>
        </w:rPr>
        <w:t>“lo</w:t>
      </w:r>
      <w:r w:rsidR="009D0D08">
        <w:rPr>
          <w:rFonts w:cs="Arial"/>
          <w:sz w:val="22"/>
          <w:szCs w:val="22"/>
        </w:rPr>
        <w:t>w double</w:t>
      </w:r>
      <w:r w:rsidR="0029721E">
        <w:rPr>
          <w:rFonts w:cs="Arial"/>
          <w:sz w:val="22"/>
          <w:szCs w:val="22"/>
        </w:rPr>
        <w:t xml:space="preserve"> di</w:t>
      </w:r>
      <w:r w:rsidR="007F07F6">
        <w:rPr>
          <w:rFonts w:cs="Arial"/>
          <w:sz w:val="22"/>
          <w:szCs w:val="22"/>
        </w:rPr>
        <w:t xml:space="preserve">gits” </w:t>
      </w:r>
      <w:r w:rsidR="0098336D">
        <w:rPr>
          <w:rFonts w:cs="Arial"/>
          <w:sz w:val="22"/>
          <w:szCs w:val="22"/>
        </w:rPr>
        <w:t>guidance</w:t>
      </w:r>
      <w:r w:rsidR="00AB1FDB">
        <w:rPr>
          <w:rFonts w:cs="Arial"/>
          <w:sz w:val="22"/>
          <w:szCs w:val="22"/>
        </w:rPr>
        <w:t xml:space="preserve">. </w:t>
      </w:r>
      <w:r w:rsidR="005B60F1">
        <w:rPr>
          <w:rFonts w:cs="Arial"/>
          <w:sz w:val="22"/>
          <w:szCs w:val="22"/>
        </w:rPr>
        <w:t xml:space="preserve">Guidance matters more than revenue </w:t>
      </w:r>
      <w:r w:rsidR="00F04DA6">
        <w:rPr>
          <w:rFonts w:cs="Arial"/>
          <w:sz w:val="22"/>
          <w:szCs w:val="22"/>
        </w:rPr>
        <w:t xml:space="preserve">as </w:t>
      </w:r>
      <w:r w:rsidR="005B60F1">
        <w:rPr>
          <w:rFonts w:cs="Arial"/>
          <w:sz w:val="22"/>
          <w:szCs w:val="22"/>
        </w:rPr>
        <w:t>ABNB has fallen 9</w:t>
      </w:r>
      <w:r w:rsidR="00954191">
        <w:rPr>
          <w:rFonts w:cs="Arial"/>
          <w:sz w:val="22"/>
          <w:szCs w:val="22"/>
        </w:rPr>
        <w:t xml:space="preserve"> of </w:t>
      </w:r>
      <w:r w:rsidR="005B60F1">
        <w:rPr>
          <w:rFonts w:cs="Arial"/>
          <w:sz w:val="22"/>
          <w:szCs w:val="22"/>
        </w:rPr>
        <w:t>19 times after beating revenue</w:t>
      </w:r>
      <w:r w:rsidR="005B60F1">
        <w:rPr>
          <w:rFonts w:cs="Arial"/>
          <w:color w:val="000000" w:themeColor="text1"/>
          <w:sz w:val="22"/>
          <w:szCs w:val="22"/>
        </w:rPr>
        <w:t>.</w:t>
      </w:r>
    </w:p>
    <w:p w14:paraId="337A32EE" w14:textId="6508D478" w:rsidR="001C0766" w:rsidRPr="00FF2004" w:rsidRDefault="00051E24" w:rsidP="001C0766">
      <w:pPr>
        <w:spacing w:after="80"/>
        <w:jc w:val="both"/>
        <w:rPr>
          <w:rFonts w:cs="Arial"/>
          <w:sz w:val="22"/>
          <w:szCs w:val="22"/>
          <w14:textOutline w14:w="31750" w14:cap="rnd" w14:cmpd="sng" w14:algn="ctr">
            <w14:noFill/>
            <w14:prstDash w14:val="solid"/>
            <w14:bevel/>
          </w14:textOutline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CEB1D7E" wp14:editId="18106AC6">
            <wp:simplePos x="0" y="0"/>
            <wp:positionH relativeFrom="margin">
              <wp:posOffset>3200400</wp:posOffset>
            </wp:positionH>
            <wp:positionV relativeFrom="paragraph">
              <wp:posOffset>183515</wp:posOffset>
            </wp:positionV>
            <wp:extent cx="3648075" cy="2150745"/>
            <wp:effectExtent l="0" t="0" r="9525" b="1905"/>
            <wp:wrapTight wrapText="bothSides">
              <wp:wrapPolygon edited="0">
                <wp:start x="0" y="0"/>
                <wp:lineTo x="0" y="21428"/>
                <wp:lineTo x="21544" y="21428"/>
                <wp:lineTo x="21544" y="0"/>
                <wp:lineTo x="0" y="0"/>
              </wp:wrapPolygon>
            </wp:wrapTight>
            <wp:docPr id="14794867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6" t="3376" r="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E2B">
        <w:rPr>
          <w:rFonts w:cs="Arial"/>
          <w:sz w:val="22"/>
          <w:szCs w:val="22"/>
        </w:rPr>
        <w:t>When</w:t>
      </w:r>
      <w:r w:rsidR="001C0766" w:rsidRPr="00C932ED">
        <w:rPr>
          <w:rFonts w:cs="Arial"/>
          <w:sz w:val="22"/>
          <w:szCs w:val="22"/>
        </w:rPr>
        <w:t xml:space="preserve"> next</w:t>
      </w:r>
      <w:r w:rsidR="00C241CD">
        <w:rPr>
          <w:rFonts w:cs="Arial"/>
          <w:sz w:val="22"/>
          <w:szCs w:val="22"/>
        </w:rPr>
        <w:t xml:space="preserve"> </w:t>
      </w:r>
      <w:r w:rsidR="001C0766" w:rsidRPr="00C932ED">
        <w:rPr>
          <w:rFonts w:cs="Arial"/>
          <w:sz w:val="22"/>
          <w:szCs w:val="22"/>
        </w:rPr>
        <w:t xml:space="preserve">quarter guide lands below the </w:t>
      </w:r>
      <w:r w:rsidR="007B30CF">
        <w:rPr>
          <w:rFonts w:cs="Arial"/>
          <w:sz w:val="22"/>
          <w:szCs w:val="22"/>
        </w:rPr>
        <w:t>street</w:t>
      </w:r>
      <w:r w:rsidR="001C0766" w:rsidRPr="00C932ED">
        <w:rPr>
          <w:rFonts w:cs="Arial"/>
          <w:sz w:val="22"/>
          <w:szCs w:val="22"/>
        </w:rPr>
        <w:t xml:space="preserve"> and nights </w:t>
      </w:r>
      <w:r w:rsidR="007C71D0">
        <w:rPr>
          <w:rFonts w:cs="Arial"/>
          <w:sz w:val="22"/>
          <w:szCs w:val="22"/>
        </w:rPr>
        <w:t>are g</w:t>
      </w:r>
      <w:r w:rsidR="00D97E8D">
        <w:rPr>
          <w:rFonts w:cs="Arial"/>
          <w:sz w:val="22"/>
          <w:szCs w:val="22"/>
        </w:rPr>
        <w:t>uided</w:t>
      </w:r>
      <w:r w:rsidR="000E1FD1">
        <w:rPr>
          <w:rFonts w:cs="Arial"/>
          <w:sz w:val="22"/>
          <w:szCs w:val="22"/>
        </w:rPr>
        <w:t xml:space="preserve"> down</w:t>
      </w:r>
      <w:r w:rsidR="00557DDC">
        <w:rPr>
          <w:rFonts w:cs="Arial"/>
          <w:sz w:val="22"/>
          <w:szCs w:val="22"/>
        </w:rPr>
        <w:t>, th</w:t>
      </w:r>
      <w:r w:rsidR="00085DFF">
        <w:rPr>
          <w:rFonts w:cs="Arial"/>
          <w:sz w:val="22"/>
          <w:szCs w:val="22"/>
        </w:rPr>
        <w:t xml:space="preserve">e stock </w:t>
      </w:r>
      <w:r w:rsidR="0030355C">
        <w:rPr>
          <w:rFonts w:cs="Arial"/>
          <w:sz w:val="22"/>
          <w:szCs w:val="22"/>
        </w:rPr>
        <w:t>has falle</w:t>
      </w:r>
      <w:r w:rsidR="00944BB3">
        <w:rPr>
          <w:rFonts w:cs="Arial"/>
          <w:sz w:val="22"/>
          <w:szCs w:val="22"/>
        </w:rPr>
        <w:t xml:space="preserve">n </w:t>
      </w:r>
      <w:r w:rsidR="00435CC9">
        <w:rPr>
          <w:rFonts w:cs="Arial"/>
          <w:sz w:val="22"/>
          <w:szCs w:val="22"/>
        </w:rPr>
        <w:t xml:space="preserve">5 </w:t>
      </w:r>
      <w:r w:rsidR="00F93A1B">
        <w:rPr>
          <w:rFonts w:cs="Arial"/>
          <w:sz w:val="22"/>
          <w:szCs w:val="22"/>
        </w:rPr>
        <w:t xml:space="preserve">of </w:t>
      </w:r>
      <w:r w:rsidR="00282FC5">
        <w:rPr>
          <w:rFonts w:cs="Arial"/>
          <w:sz w:val="22"/>
          <w:szCs w:val="22"/>
        </w:rPr>
        <w:t xml:space="preserve">5 </w:t>
      </w:r>
      <w:r w:rsidR="004457FE">
        <w:rPr>
          <w:rFonts w:cs="Arial"/>
          <w:sz w:val="22"/>
          <w:szCs w:val="22"/>
        </w:rPr>
        <w:t>(</w:t>
      </w:r>
      <w:r w:rsidR="003B32C1">
        <w:rPr>
          <w:rFonts w:cs="Arial"/>
          <w:sz w:val="22"/>
          <w:szCs w:val="22"/>
        </w:rPr>
        <w:t>G</w:t>
      </w:r>
      <w:r w:rsidR="004457FE">
        <w:rPr>
          <w:rFonts w:cs="Arial"/>
          <w:sz w:val="22"/>
          <w:szCs w:val="22"/>
        </w:rPr>
        <w:t>raph</w:t>
      </w:r>
      <w:r w:rsidR="0089048F">
        <w:rPr>
          <w:rFonts w:cs="Arial"/>
          <w:sz w:val="22"/>
          <w:szCs w:val="22"/>
        </w:rPr>
        <w:t xml:space="preserve"> 1</w:t>
      </w:r>
      <w:r w:rsidR="004457FE">
        <w:rPr>
          <w:rFonts w:cs="Arial"/>
          <w:sz w:val="22"/>
          <w:szCs w:val="22"/>
        </w:rPr>
        <w:t>)</w:t>
      </w:r>
      <w:r w:rsidR="00C11881">
        <w:rPr>
          <w:rFonts w:cs="Arial"/>
          <w:sz w:val="22"/>
          <w:szCs w:val="22"/>
        </w:rPr>
        <w:t>.</w:t>
      </w:r>
      <w:r w:rsidR="001C0766" w:rsidRPr="00C932ED">
        <w:rPr>
          <w:rFonts w:cs="Arial"/>
          <w:sz w:val="22"/>
          <w:szCs w:val="22"/>
        </w:rPr>
        <w:t xml:space="preserve"> Our variant view is a guidance </w:t>
      </w:r>
      <w:r w:rsidR="00534526">
        <w:rPr>
          <w:rFonts w:cs="Arial"/>
          <w:sz w:val="22"/>
          <w:szCs w:val="22"/>
        </w:rPr>
        <w:t>differential</w:t>
      </w:r>
      <w:r w:rsidR="001C0766" w:rsidRPr="00C932ED">
        <w:rPr>
          <w:rFonts w:cs="Arial"/>
          <w:sz w:val="22"/>
          <w:szCs w:val="22"/>
        </w:rPr>
        <w:t xml:space="preserve">: we price ABNB </w:t>
      </w:r>
      <w:r w:rsidR="00694CF3">
        <w:rPr>
          <w:rFonts w:cs="Arial"/>
          <w:sz w:val="22"/>
          <w:szCs w:val="22"/>
        </w:rPr>
        <w:t xml:space="preserve">nights </w:t>
      </w:r>
      <w:r w:rsidR="001C0766" w:rsidRPr="00C932ED">
        <w:rPr>
          <w:rFonts w:cs="Arial"/>
          <w:sz w:val="22"/>
          <w:szCs w:val="22"/>
        </w:rPr>
        <w:t xml:space="preserve">at </w:t>
      </w:r>
      <w:r w:rsidR="001C0766" w:rsidRPr="00C932ED">
        <w:rPr>
          <w:rFonts w:cs="Arial"/>
          <w:b/>
          <w:bCs/>
          <w:sz w:val="22"/>
          <w:szCs w:val="22"/>
        </w:rPr>
        <w:t xml:space="preserve">9.89% </w:t>
      </w:r>
      <w:r w:rsidR="001C0766" w:rsidRPr="00C932ED">
        <w:rPr>
          <w:rFonts w:cs="Arial"/>
          <w:sz w:val="22"/>
          <w:szCs w:val="22"/>
        </w:rPr>
        <w:t xml:space="preserve">YoY on 3Q26, </w:t>
      </w:r>
      <w:r w:rsidR="001C0766" w:rsidRPr="00C932ED">
        <w:rPr>
          <w:rFonts w:cs="Arial"/>
          <w:b/>
          <w:bCs/>
          <w:sz w:val="22"/>
          <w:szCs w:val="22"/>
        </w:rPr>
        <w:t xml:space="preserve">8.12% </w:t>
      </w:r>
      <w:r w:rsidR="001C0766" w:rsidRPr="00C932ED">
        <w:rPr>
          <w:rFonts w:cs="Arial"/>
          <w:sz w:val="22"/>
          <w:szCs w:val="22"/>
        </w:rPr>
        <w:t xml:space="preserve">4Q26, and </w:t>
      </w:r>
      <w:r w:rsidR="001C0766" w:rsidRPr="00C932ED">
        <w:rPr>
          <w:rFonts w:cs="Arial"/>
          <w:b/>
          <w:bCs/>
          <w:sz w:val="22"/>
          <w:szCs w:val="22"/>
        </w:rPr>
        <w:t xml:space="preserve">8.21% </w:t>
      </w:r>
      <w:r w:rsidR="001C0766" w:rsidRPr="00C932ED">
        <w:rPr>
          <w:rFonts w:cs="Arial"/>
          <w:sz w:val="22"/>
          <w:szCs w:val="22"/>
        </w:rPr>
        <w:t xml:space="preserve">1Q27. </w:t>
      </w:r>
      <w:r w:rsidR="007F43F2">
        <w:rPr>
          <w:rFonts w:cs="Arial"/>
          <w:sz w:val="22"/>
          <w:szCs w:val="22"/>
        </w:rPr>
        <w:t>C</w:t>
      </w:r>
      <w:r w:rsidR="001C0766" w:rsidRPr="00C932ED">
        <w:rPr>
          <w:rFonts w:cs="Arial"/>
          <w:sz w:val="22"/>
          <w:szCs w:val="22"/>
        </w:rPr>
        <w:t xml:space="preserve">onsensus forecasts </w:t>
      </w:r>
      <w:r w:rsidR="004864ED" w:rsidRPr="004864ED">
        <w:rPr>
          <w:rFonts w:cs="Arial"/>
          <w:b/>
          <w:bCs/>
          <w:sz w:val="22"/>
          <w:szCs w:val="22"/>
        </w:rPr>
        <w:t>1</w:t>
      </w:r>
      <w:r w:rsidR="001C0766" w:rsidRPr="00C932ED">
        <w:rPr>
          <w:rFonts w:cs="Arial"/>
          <w:b/>
          <w:bCs/>
          <w:sz w:val="22"/>
          <w:szCs w:val="22"/>
        </w:rPr>
        <w:t xml:space="preserve">1.53%, 9.93%, </w:t>
      </w:r>
      <w:r w:rsidR="001C0766" w:rsidRPr="00291282">
        <w:rPr>
          <w:rFonts w:cs="Arial"/>
          <w:sz w:val="22"/>
          <w:szCs w:val="22"/>
        </w:rPr>
        <w:t>and</w:t>
      </w:r>
      <w:r w:rsidR="001C0766" w:rsidRPr="00C932ED">
        <w:rPr>
          <w:rFonts w:cs="Arial"/>
          <w:b/>
          <w:bCs/>
          <w:sz w:val="22"/>
          <w:szCs w:val="22"/>
        </w:rPr>
        <w:t xml:space="preserve"> </w:t>
      </w:r>
      <w:r w:rsidR="00F5342B">
        <w:rPr>
          <w:rFonts w:cs="Arial"/>
          <w:b/>
          <w:bCs/>
          <w:sz w:val="22"/>
          <w:szCs w:val="22"/>
        </w:rPr>
        <w:t>9.</w:t>
      </w:r>
      <w:r w:rsidR="00156D68">
        <w:rPr>
          <w:rFonts w:cs="Arial"/>
          <w:b/>
          <w:bCs/>
          <w:sz w:val="22"/>
          <w:szCs w:val="22"/>
        </w:rPr>
        <w:t>62</w:t>
      </w:r>
      <w:r w:rsidR="005F1021">
        <w:rPr>
          <w:rFonts w:cs="Arial"/>
          <w:b/>
          <w:bCs/>
          <w:sz w:val="22"/>
          <w:szCs w:val="22"/>
        </w:rPr>
        <w:t>%</w:t>
      </w:r>
      <w:r w:rsidR="001C0766" w:rsidRPr="000C46EA">
        <w:rPr>
          <w:rFonts w:cs="Arial"/>
          <w:sz w:val="22"/>
          <w:szCs w:val="22"/>
        </w:rPr>
        <w:t>.</w:t>
      </w:r>
      <w:r w:rsidR="001C0766" w:rsidRPr="00C932ED">
        <w:rPr>
          <w:rFonts w:cs="Arial"/>
          <w:b/>
          <w:bCs/>
          <w:sz w:val="22"/>
          <w:szCs w:val="22"/>
        </w:rPr>
        <w:t xml:space="preserve"> </w:t>
      </w:r>
      <w:r w:rsidR="001C0766" w:rsidRPr="00C932ED">
        <w:rPr>
          <w:rFonts w:cs="Arial"/>
          <w:sz w:val="22"/>
          <w:szCs w:val="22"/>
        </w:rPr>
        <w:t>Therefore, we expect 3Q26 nights</w:t>
      </w:r>
      <w:r w:rsidR="00137BA8">
        <w:rPr>
          <w:rFonts w:cs="Arial"/>
          <w:sz w:val="22"/>
          <w:szCs w:val="22"/>
        </w:rPr>
        <w:t xml:space="preserve"> and revenue</w:t>
      </w:r>
      <w:r w:rsidR="001C0766" w:rsidRPr="00C932ED">
        <w:rPr>
          <w:rFonts w:cs="Arial"/>
          <w:sz w:val="22"/>
          <w:szCs w:val="22"/>
        </w:rPr>
        <w:t xml:space="preserve"> guidance to signal low growth confidence, and 4Q26 </w:t>
      </w:r>
      <w:r w:rsidR="007C18EF">
        <w:rPr>
          <w:rFonts w:cs="Arial"/>
          <w:sz w:val="22"/>
          <w:szCs w:val="22"/>
        </w:rPr>
        <w:t>nigh</w:t>
      </w:r>
      <w:r w:rsidR="00861E78">
        <w:rPr>
          <w:rFonts w:cs="Arial"/>
          <w:sz w:val="22"/>
          <w:szCs w:val="22"/>
        </w:rPr>
        <w:t>ts and re</w:t>
      </w:r>
      <w:r w:rsidR="00A02F91">
        <w:rPr>
          <w:rFonts w:cs="Arial"/>
          <w:sz w:val="22"/>
          <w:szCs w:val="22"/>
        </w:rPr>
        <w:t>ven</w:t>
      </w:r>
      <w:r w:rsidR="00F06B01">
        <w:rPr>
          <w:rFonts w:cs="Arial"/>
          <w:sz w:val="22"/>
          <w:szCs w:val="22"/>
        </w:rPr>
        <w:t>ue</w:t>
      </w:r>
      <w:r w:rsidR="001C0766" w:rsidRPr="00C932ED">
        <w:rPr>
          <w:rFonts w:cs="Arial"/>
          <w:sz w:val="22"/>
          <w:szCs w:val="22"/>
        </w:rPr>
        <w:t xml:space="preserve"> will come below estimates. </w:t>
      </w:r>
      <w:r w:rsidR="002B3652">
        <w:rPr>
          <w:rFonts w:cs="Arial"/>
          <w:sz w:val="22"/>
          <w:szCs w:val="22"/>
        </w:rPr>
        <w:t>Af</w:t>
      </w:r>
      <w:r w:rsidR="00134A7B">
        <w:rPr>
          <w:rFonts w:cs="Arial"/>
          <w:sz w:val="22"/>
          <w:szCs w:val="22"/>
        </w:rPr>
        <w:t>ter 5 conse</w:t>
      </w:r>
      <w:r w:rsidR="00972E13">
        <w:rPr>
          <w:rFonts w:cs="Arial"/>
          <w:sz w:val="22"/>
          <w:szCs w:val="22"/>
        </w:rPr>
        <w:t>cu</w:t>
      </w:r>
      <w:r w:rsidR="004A1F65">
        <w:rPr>
          <w:rFonts w:cs="Arial"/>
          <w:sz w:val="22"/>
          <w:szCs w:val="22"/>
        </w:rPr>
        <w:t xml:space="preserve">tive </w:t>
      </w:r>
      <w:r w:rsidR="003978AE">
        <w:rPr>
          <w:rFonts w:cs="Arial"/>
          <w:sz w:val="22"/>
          <w:szCs w:val="22"/>
        </w:rPr>
        <w:t>guide</w:t>
      </w:r>
      <w:r w:rsidR="00EC3B66">
        <w:rPr>
          <w:rFonts w:cs="Arial"/>
          <w:sz w:val="22"/>
          <w:szCs w:val="22"/>
        </w:rPr>
        <w:t xml:space="preserve">s above </w:t>
      </w:r>
      <w:r w:rsidR="00A00D69">
        <w:rPr>
          <w:rFonts w:cs="Arial"/>
          <w:sz w:val="22"/>
          <w:szCs w:val="22"/>
        </w:rPr>
        <w:t>co</w:t>
      </w:r>
      <w:r w:rsidR="003A6EC2">
        <w:rPr>
          <w:rFonts w:cs="Arial"/>
          <w:sz w:val="22"/>
          <w:szCs w:val="22"/>
        </w:rPr>
        <w:t>nsensu</w:t>
      </w:r>
      <w:r w:rsidR="0077407B">
        <w:rPr>
          <w:rFonts w:cs="Arial"/>
          <w:sz w:val="22"/>
          <w:szCs w:val="22"/>
        </w:rPr>
        <w:t xml:space="preserve">s, we </w:t>
      </w:r>
      <w:r w:rsidR="00FB2638">
        <w:rPr>
          <w:rFonts w:cs="Arial"/>
          <w:sz w:val="22"/>
          <w:szCs w:val="22"/>
        </w:rPr>
        <w:t xml:space="preserve">put </w:t>
      </w:r>
      <w:r w:rsidR="00683DCE">
        <w:rPr>
          <w:rFonts w:cs="Arial"/>
          <w:sz w:val="22"/>
          <w:szCs w:val="22"/>
        </w:rPr>
        <w:t>the 4Q</w:t>
      </w:r>
      <w:r w:rsidR="008D56F0">
        <w:rPr>
          <w:rFonts w:cs="Arial"/>
          <w:sz w:val="22"/>
          <w:szCs w:val="22"/>
        </w:rPr>
        <w:t>26 gu</w:t>
      </w:r>
      <w:r w:rsidR="00D01E55">
        <w:rPr>
          <w:rFonts w:cs="Arial"/>
          <w:sz w:val="22"/>
          <w:szCs w:val="22"/>
        </w:rPr>
        <w:t>ide belo</w:t>
      </w:r>
      <w:r w:rsidR="001C2397">
        <w:rPr>
          <w:rFonts w:cs="Arial"/>
          <w:sz w:val="22"/>
          <w:szCs w:val="22"/>
        </w:rPr>
        <w:t xml:space="preserve">w </w:t>
      </w:r>
      <w:r w:rsidR="00AD1BE6">
        <w:rPr>
          <w:rFonts w:cs="Arial"/>
          <w:sz w:val="22"/>
          <w:szCs w:val="22"/>
        </w:rPr>
        <w:t>consensus</w:t>
      </w:r>
      <w:r w:rsidR="0061139F">
        <w:rPr>
          <w:rFonts w:cs="Arial"/>
          <w:sz w:val="22"/>
          <w:szCs w:val="22"/>
        </w:rPr>
        <w:t>,</w:t>
      </w:r>
      <w:r w:rsidR="00C94A48">
        <w:rPr>
          <w:rFonts w:cs="Arial"/>
          <w:sz w:val="22"/>
          <w:szCs w:val="22"/>
        </w:rPr>
        <w:t xml:space="preserve"> </w:t>
      </w:r>
      <w:r w:rsidR="002A3486">
        <w:rPr>
          <w:rFonts w:cs="Arial"/>
          <w:sz w:val="22"/>
          <w:szCs w:val="22"/>
        </w:rPr>
        <w:t>forecasting</w:t>
      </w:r>
      <w:r w:rsidR="0061139F">
        <w:rPr>
          <w:rFonts w:cs="Arial"/>
          <w:sz w:val="22"/>
          <w:szCs w:val="22"/>
        </w:rPr>
        <w:t xml:space="preserve"> </w:t>
      </w:r>
      <w:r w:rsidR="001A16B0">
        <w:rPr>
          <w:rFonts w:cs="Arial"/>
          <w:sz w:val="22"/>
          <w:szCs w:val="22"/>
        </w:rPr>
        <w:t xml:space="preserve">stock </w:t>
      </w:r>
      <w:r w:rsidR="00273D10">
        <w:rPr>
          <w:rFonts w:cs="Arial"/>
          <w:sz w:val="22"/>
          <w:szCs w:val="22"/>
        </w:rPr>
        <w:t>un</w:t>
      </w:r>
      <w:r w:rsidR="005C7FA1">
        <w:rPr>
          <w:rFonts w:cs="Arial"/>
          <w:sz w:val="22"/>
          <w:szCs w:val="22"/>
        </w:rPr>
        <w:t>derperfor</w:t>
      </w:r>
      <w:r w:rsidR="00030BAD">
        <w:rPr>
          <w:rFonts w:cs="Arial"/>
          <w:sz w:val="22"/>
          <w:szCs w:val="22"/>
        </w:rPr>
        <w:t xml:space="preserve">mance </w:t>
      </w:r>
      <w:r w:rsidR="004933AC">
        <w:rPr>
          <w:rFonts w:cs="Arial"/>
          <w:sz w:val="22"/>
          <w:szCs w:val="22"/>
        </w:rPr>
        <w:t>afte</w:t>
      </w:r>
      <w:r w:rsidR="00E03661">
        <w:rPr>
          <w:rFonts w:cs="Arial"/>
          <w:sz w:val="22"/>
          <w:szCs w:val="22"/>
        </w:rPr>
        <w:t xml:space="preserve">r Q3 </w:t>
      </w:r>
      <w:r w:rsidR="00EF4CE8">
        <w:rPr>
          <w:rFonts w:cs="Arial"/>
          <w:sz w:val="22"/>
          <w:szCs w:val="22"/>
        </w:rPr>
        <w:t>and Q4</w:t>
      </w:r>
      <w:r w:rsidR="008E2129">
        <w:rPr>
          <w:rFonts w:cs="Arial"/>
          <w:sz w:val="22"/>
          <w:szCs w:val="22"/>
        </w:rPr>
        <w:t xml:space="preserve"> earnings a</w:t>
      </w:r>
      <w:r w:rsidR="00456D7A">
        <w:rPr>
          <w:rFonts w:cs="Arial"/>
          <w:sz w:val="22"/>
          <w:szCs w:val="22"/>
        </w:rPr>
        <w:t xml:space="preserve">s </w:t>
      </w:r>
      <w:r w:rsidR="007F3CB3">
        <w:rPr>
          <w:rFonts w:cs="Arial"/>
          <w:sz w:val="22"/>
          <w:szCs w:val="22"/>
        </w:rPr>
        <w:t>n</w:t>
      </w:r>
      <w:r w:rsidR="008939C5">
        <w:rPr>
          <w:rFonts w:cs="Arial"/>
          <w:sz w:val="22"/>
          <w:szCs w:val="22"/>
        </w:rPr>
        <w:t>ights, re</w:t>
      </w:r>
      <w:r w:rsidR="00E44331">
        <w:rPr>
          <w:rFonts w:cs="Arial"/>
          <w:sz w:val="22"/>
          <w:szCs w:val="22"/>
        </w:rPr>
        <w:t xml:space="preserve">venue, and </w:t>
      </w:r>
      <w:r w:rsidR="00C95FBE">
        <w:rPr>
          <w:rFonts w:cs="Arial"/>
          <w:sz w:val="22"/>
          <w:szCs w:val="22"/>
        </w:rPr>
        <w:t xml:space="preserve">margins </w:t>
      </w:r>
      <w:r w:rsidR="00E4481E">
        <w:rPr>
          <w:rFonts w:cs="Arial"/>
          <w:sz w:val="22"/>
          <w:szCs w:val="22"/>
        </w:rPr>
        <w:t>are guide</w:t>
      </w:r>
      <w:r w:rsidR="00626BF5">
        <w:rPr>
          <w:rFonts w:cs="Arial"/>
          <w:sz w:val="22"/>
          <w:szCs w:val="22"/>
        </w:rPr>
        <w:t>d down</w:t>
      </w:r>
      <w:r w:rsidR="00032614">
        <w:rPr>
          <w:rFonts w:cs="Arial"/>
          <w:sz w:val="22"/>
          <w:szCs w:val="22"/>
        </w:rPr>
        <w:t xml:space="preserve">. </w:t>
      </w:r>
      <w:r w:rsidR="000554DB">
        <w:rPr>
          <w:rFonts w:cs="Arial"/>
          <w:sz w:val="22"/>
          <w:szCs w:val="22"/>
        </w:rPr>
        <w:t xml:space="preserve">   </w:t>
      </w:r>
    </w:p>
    <w:p w14:paraId="7200AD40" w14:textId="3EAEEEA5" w:rsidR="001C0766" w:rsidRPr="00C932ED" w:rsidRDefault="001C0766" w:rsidP="001C0766">
      <w:pPr>
        <w:spacing w:after="80"/>
        <w:jc w:val="both"/>
        <w:rPr>
          <w:rFonts w:cs="Arial"/>
          <w:sz w:val="22"/>
          <w:szCs w:val="22"/>
        </w:rPr>
      </w:pPr>
      <w:r w:rsidRPr="00C932ED">
        <w:rPr>
          <w:rFonts w:cs="Arial"/>
          <w:b/>
          <w:bCs/>
          <w:sz w:val="22"/>
          <w:szCs w:val="22"/>
        </w:rPr>
        <w:t xml:space="preserve">Company and Industry Overview: </w:t>
      </w:r>
      <w:r w:rsidRPr="00C932ED">
        <w:rPr>
          <w:rFonts w:cs="Arial"/>
          <w:sz w:val="22"/>
          <w:szCs w:val="22"/>
        </w:rPr>
        <w:t xml:space="preserve">ABNB divides revenue into four geographic segments: North America (42%); Europe, Middle East, and Africa (EMEA) (39%); Latin America (10%); and Asia Pacific (APAC) (9%). ABNB competes primarily with Expedia’s Vrbo, Bookings.com, as well as </w:t>
      </w:r>
      <w:r w:rsidR="00764F6B">
        <w:rPr>
          <w:rFonts w:cs="Arial"/>
          <w:sz w:val="22"/>
          <w:szCs w:val="22"/>
        </w:rPr>
        <w:t>major and boutique</w:t>
      </w:r>
      <w:r w:rsidRPr="00C932ED">
        <w:rPr>
          <w:rFonts w:cs="Arial"/>
          <w:sz w:val="22"/>
          <w:szCs w:val="22"/>
        </w:rPr>
        <w:t xml:space="preserve"> hotels. </w:t>
      </w:r>
    </w:p>
    <w:p w14:paraId="02026401" w14:textId="1F0B4012" w:rsidR="00057ED0" w:rsidRPr="00057ED0" w:rsidRDefault="00116EE7" w:rsidP="002F740D">
      <w:pPr>
        <w:spacing w:after="80"/>
        <w:jc w:val="both"/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2" behindDoc="1" locked="0" layoutInCell="1" allowOverlap="1" wp14:anchorId="1950E4B9" wp14:editId="08E10A41">
            <wp:simplePos x="0" y="0"/>
            <wp:positionH relativeFrom="margin">
              <wp:align>right</wp:align>
            </wp:positionH>
            <wp:positionV relativeFrom="paragraph">
              <wp:posOffset>1576705</wp:posOffset>
            </wp:positionV>
            <wp:extent cx="3626485" cy="2145030"/>
            <wp:effectExtent l="0" t="0" r="0" b="7620"/>
            <wp:wrapTight wrapText="bothSides">
              <wp:wrapPolygon edited="0">
                <wp:start x="0" y="0"/>
                <wp:lineTo x="0" y="21485"/>
                <wp:lineTo x="21445" y="21485"/>
                <wp:lineTo x="21445" y="0"/>
                <wp:lineTo x="0" y="0"/>
              </wp:wrapPolygon>
            </wp:wrapTight>
            <wp:docPr id="650485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" t="3492" r="4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8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3CD" w:rsidRPr="0026508F">
        <w:rPr>
          <w:rFonts w:cs="Arial"/>
          <w:b/>
          <w:bCs/>
          <w:sz w:val="22"/>
          <w:szCs w:val="22"/>
        </w:rPr>
        <w:t>Thesis 1 – RNPL Rollout-Driven Cancellation Rate Elevation Has Been Hidden:</w:t>
      </w:r>
      <w:r w:rsidR="00BF63CD" w:rsidRPr="0026508F">
        <w:rPr>
          <w:sz w:val="22"/>
          <w:szCs w:val="22"/>
        </w:rPr>
        <w:t xml:space="preserve"> Airbnb was slowing (nights </w:t>
      </w:r>
      <w:r w:rsidR="00BF63CD" w:rsidRPr="0026508F">
        <w:rPr>
          <w:b/>
          <w:bCs/>
          <w:sz w:val="22"/>
          <w:szCs w:val="22"/>
        </w:rPr>
        <w:t>+9.1%</w:t>
      </w:r>
      <w:r w:rsidR="00BF63CD" w:rsidRPr="0026508F">
        <w:rPr>
          <w:sz w:val="22"/>
          <w:szCs w:val="22"/>
        </w:rPr>
        <w:t xml:space="preserve"> in 1H24, </w:t>
      </w:r>
      <w:r w:rsidR="00BF63CD" w:rsidRPr="0026508F">
        <w:rPr>
          <w:b/>
          <w:bCs/>
          <w:sz w:val="22"/>
          <w:szCs w:val="22"/>
        </w:rPr>
        <w:t>+7.7%</w:t>
      </w:r>
      <w:r w:rsidR="00BF63CD" w:rsidRPr="0026508F">
        <w:rPr>
          <w:sz w:val="22"/>
          <w:szCs w:val="22"/>
        </w:rPr>
        <w:t xml:space="preserve"> in 1H25) when it launched RNPL in August 2025 ($0 at booking, payment due just before free cancellation ends), then added 14-day free cancellation and a 15.5% host-only fee in order to reduce booking friction. Management credited the three with </w:t>
      </w:r>
      <w:r w:rsidR="00BF63CD" w:rsidRPr="0026508F">
        <w:rPr>
          <w:b/>
          <w:bCs/>
          <w:sz w:val="22"/>
          <w:szCs w:val="22"/>
        </w:rPr>
        <w:t>&gt;2pts</w:t>
      </w:r>
      <w:r w:rsidR="00BF63CD" w:rsidRPr="0026508F">
        <w:rPr>
          <w:sz w:val="22"/>
          <w:szCs w:val="22"/>
        </w:rPr>
        <w:t xml:space="preserve"> of </w:t>
      </w:r>
      <w:r w:rsidR="005B6CF4">
        <w:rPr>
          <w:sz w:val="22"/>
          <w:szCs w:val="22"/>
        </w:rPr>
        <w:t xml:space="preserve">YoY </w:t>
      </w:r>
      <w:r w:rsidR="00BF63CD" w:rsidRPr="0026508F">
        <w:rPr>
          <w:sz w:val="22"/>
          <w:szCs w:val="22"/>
        </w:rPr>
        <w:t xml:space="preserve">nights growth in 4Q25 and </w:t>
      </w:r>
      <w:r w:rsidR="00BF63CD" w:rsidRPr="0026508F">
        <w:rPr>
          <w:b/>
          <w:bCs/>
          <w:sz w:val="22"/>
          <w:szCs w:val="22"/>
        </w:rPr>
        <w:t>~3pts</w:t>
      </w:r>
      <w:r w:rsidR="00BF63CD" w:rsidRPr="0026508F">
        <w:rPr>
          <w:sz w:val="22"/>
          <w:szCs w:val="22"/>
        </w:rPr>
        <w:t xml:space="preserve"> in 1Q26 (RNPL </w:t>
      </w:r>
      <w:r w:rsidR="00BF63CD" w:rsidRPr="0026508F">
        <w:rPr>
          <w:b/>
          <w:bCs/>
          <w:sz w:val="22"/>
          <w:szCs w:val="22"/>
        </w:rPr>
        <w:t>~1.6pts</w:t>
      </w:r>
      <w:r w:rsidR="00BF63CD" w:rsidRPr="0026508F">
        <w:rPr>
          <w:sz w:val="22"/>
          <w:szCs w:val="22"/>
        </w:rPr>
        <w:t xml:space="preserve"> by our split). Reported nights hit </w:t>
      </w:r>
      <w:r w:rsidR="00BF63CD" w:rsidRPr="0026508F">
        <w:rPr>
          <w:b/>
          <w:bCs/>
          <w:sz w:val="22"/>
          <w:szCs w:val="22"/>
        </w:rPr>
        <w:t>+9.7%</w:t>
      </w:r>
      <w:r w:rsidR="00BF63CD" w:rsidRPr="0026508F">
        <w:rPr>
          <w:sz w:val="22"/>
          <w:szCs w:val="22"/>
        </w:rPr>
        <w:t xml:space="preserve"> in 1H26, but underlying </w:t>
      </w:r>
      <w:r w:rsidR="0098613B">
        <w:rPr>
          <w:sz w:val="22"/>
          <w:szCs w:val="22"/>
        </w:rPr>
        <w:t>nights</w:t>
      </w:r>
      <w:ins w:id="0" w:author="Surapaneni, Krishang" w:date="2026-09-24T19:03:00Z" w16du:dateUtc="2026-09-24T23:03:00Z">
        <w:r w:rsidR="00897D9E">
          <w:rPr>
            <w:sz w:val="22"/>
            <w:szCs w:val="22"/>
          </w:rPr>
          <w:t xml:space="preserve"> </w:t>
        </w:r>
      </w:ins>
      <w:r w:rsidR="00BF63CD" w:rsidRPr="0026508F">
        <w:rPr>
          <w:sz w:val="22"/>
          <w:szCs w:val="22"/>
        </w:rPr>
        <w:t xml:space="preserve">growth fell to </w:t>
      </w:r>
      <w:r w:rsidR="00BF63CD" w:rsidRPr="0026508F">
        <w:rPr>
          <w:b/>
          <w:bCs/>
          <w:sz w:val="22"/>
          <w:szCs w:val="22"/>
        </w:rPr>
        <w:t>~7%.</w:t>
      </w:r>
      <w:r w:rsidR="00BF63CD" w:rsidRPr="0026508F">
        <w:rPr>
          <w:sz w:val="22"/>
          <w:szCs w:val="22"/>
        </w:rPr>
        <w:t xml:space="preserve"> RNPL rose from </w:t>
      </w:r>
      <w:r w:rsidR="00BF63CD" w:rsidRPr="0026508F">
        <w:rPr>
          <w:b/>
          <w:bCs/>
          <w:sz w:val="22"/>
          <w:szCs w:val="22"/>
        </w:rPr>
        <w:t>~4%</w:t>
      </w:r>
      <w:r w:rsidR="00BF63CD" w:rsidRPr="0026508F">
        <w:rPr>
          <w:sz w:val="22"/>
          <w:szCs w:val="22"/>
        </w:rPr>
        <w:t xml:space="preserve"> of GBV (3Q25) to </w:t>
      </w:r>
      <w:r w:rsidR="00BF63CD" w:rsidRPr="0026508F">
        <w:rPr>
          <w:b/>
          <w:bCs/>
          <w:sz w:val="22"/>
          <w:szCs w:val="22"/>
        </w:rPr>
        <w:t>20%</w:t>
      </w:r>
      <w:r w:rsidR="00BF63CD" w:rsidRPr="0026508F">
        <w:rPr>
          <w:sz w:val="22"/>
          <w:szCs w:val="22"/>
        </w:rPr>
        <w:t xml:space="preserve"> in 1Q26, then "over </w:t>
      </w:r>
      <w:r w:rsidR="00BF63CD" w:rsidRPr="0026508F">
        <w:rPr>
          <w:b/>
          <w:bCs/>
          <w:sz w:val="22"/>
          <w:szCs w:val="22"/>
        </w:rPr>
        <w:t>20%</w:t>
      </w:r>
      <w:r w:rsidR="00BF63CD" w:rsidRPr="0026508F">
        <w:rPr>
          <w:sz w:val="22"/>
          <w:szCs w:val="22"/>
        </w:rPr>
        <w:t xml:space="preserve">" in its first full global quarter. Management then stopped quantifying the effect </w:t>
      </w:r>
      <w:r w:rsidR="005E2169">
        <w:rPr>
          <w:sz w:val="22"/>
          <w:szCs w:val="22"/>
        </w:rPr>
        <w:t>of</w:t>
      </w:r>
      <w:r w:rsidR="00BF63CD" w:rsidRPr="0026508F">
        <w:rPr>
          <w:sz w:val="22"/>
          <w:szCs w:val="22"/>
        </w:rPr>
        <w:t xml:space="preserve"> RNPL. </w:t>
      </w:r>
      <w:r w:rsidR="00BF63CD" w:rsidRPr="0026508F">
        <w:rPr>
          <w:b/>
          <w:bCs/>
          <w:sz w:val="22"/>
          <w:szCs w:val="22"/>
        </w:rPr>
        <w:t>RNPL bookings cancel more</w:t>
      </w:r>
      <w:r w:rsidR="00BF63CD" w:rsidRPr="0026508F">
        <w:rPr>
          <w:sz w:val="22"/>
          <w:szCs w:val="22"/>
        </w:rPr>
        <w:t>. Cancellation rate is historically ~</w:t>
      </w:r>
      <w:r w:rsidR="00BF63CD" w:rsidRPr="0026508F">
        <w:rPr>
          <w:b/>
          <w:bCs/>
          <w:sz w:val="22"/>
          <w:szCs w:val="22"/>
        </w:rPr>
        <w:t xml:space="preserve">16%, </w:t>
      </w:r>
      <w:r w:rsidR="00BF63CD" w:rsidRPr="0026508F">
        <w:rPr>
          <w:sz w:val="22"/>
          <w:szCs w:val="22"/>
        </w:rPr>
        <w:t>but</w:t>
      </w:r>
      <w:r w:rsidR="00BF63CD" w:rsidRPr="0026508F">
        <w:rPr>
          <w:b/>
          <w:bCs/>
          <w:sz w:val="22"/>
          <w:szCs w:val="22"/>
        </w:rPr>
        <w:t xml:space="preserve"> </w:t>
      </w:r>
      <w:r w:rsidR="00BF63CD" w:rsidRPr="0026508F">
        <w:rPr>
          <w:sz w:val="22"/>
          <w:szCs w:val="22"/>
        </w:rPr>
        <w:t xml:space="preserve">after RNPL was implemented, management stated cancellation rates grew from </w:t>
      </w:r>
      <w:r w:rsidR="00BF63CD" w:rsidRPr="0026508F">
        <w:rPr>
          <w:b/>
          <w:bCs/>
          <w:sz w:val="22"/>
          <w:szCs w:val="22"/>
        </w:rPr>
        <w:t xml:space="preserve">16% to 17% </w:t>
      </w:r>
      <w:r w:rsidR="00BF63CD" w:rsidRPr="0026508F">
        <w:rPr>
          <w:sz w:val="22"/>
          <w:szCs w:val="22"/>
        </w:rPr>
        <w:t xml:space="preserve">(3Q25 </w:t>
      </w:r>
      <w:r w:rsidR="006D36BA" w:rsidRPr="006D36BA">
        <w:rPr>
          <w:rFonts w:ascii="Wingdings" w:eastAsia="Wingdings" w:hAnsi="Wingdings" w:cs="Wingdings"/>
          <w:sz w:val="22"/>
          <w:szCs w:val="22"/>
        </w:rPr>
        <w:t>à</w:t>
      </w:r>
      <w:r w:rsidR="00BF63CD" w:rsidRPr="0026508F">
        <w:rPr>
          <w:sz w:val="22"/>
          <w:szCs w:val="22"/>
        </w:rPr>
        <w:t xml:space="preserve"> 1H26), implying an RNPL cancellation rate of </w:t>
      </w:r>
      <w:r w:rsidR="00BF63CD" w:rsidRPr="0026508F">
        <w:rPr>
          <w:b/>
          <w:bCs/>
          <w:sz w:val="22"/>
          <w:szCs w:val="22"/>
        </w:rPr>
        <w:t>~22%</w:t>
      </w:r>
      <w:r w:rsidR="00AB0555">
        <w:rPr>
          <w:b/>
          <w:sz w:val="22"/>
          <w:szCs w:val="22"/>
        </w:rPr>
        <w:t xml:space="preserve">, </w:t>
      </w:r>
      <w:r w:rsidR="003256F4" w:rsidRPr="00E558D8">
        <w:rPr>
          <w:b/>
          <w:sz w:val="22"/>
          <w:szCs w:val="22"/>
        </w:rPr>
        <w:t>1.38x</w:t>
      </w:r>
      <w:r w:rsidR="003256F4">
        <w:rPr>
          <w:sz w:val="22"/>
          <w:szCs w:val="22"/>
        </w:rPr>
        <w:t xml:space="preserve"> as often as normal bookings</w:t>
      </w:r>
      <w:r w:rsidR="00BF63CD" w:rsidRPr="0026508F">
        <w:rPr>
          <w:sz w:val="22"/>
          <w:szCs w:val="22"/>
        </w:rPr>
        <w:t>. Guests cancel</w:t>
      </w:r>
      <w:r w:rsidR="007368DE">
        <w:rPr>
          <w:sz w:val="22"/>
          <w:szCs w:val="22"/>
        </w:rPr>
        <w:t xml:space="preserve"> for</w:t>
      </w:r>
      <w:r w:rsidR="00BF63CD" w:rsidRPr="0026508F">
        <w:rPr>
          <w:sz w:val="22"/>
          <w:szCs w:val="22"/>
        </w:rPr>
        <w:t xml:space="preserve"> free until they pay, just before check-in, so bookings count </w:t>
      </w:r>
      <w:r w:rsidR="00BF63CD" w:rsidRPr="00095D57">
        <w:rPr>
          <w:sz w:val="22"/>
          <w:szCs w:val="22"/>
        </w:rPr>
        <w:t>immediately</w:t>
      </w:r>
      <w:r w:rsidR="000D41BC">
        <w:rPr>
          <w:sz w:val="22"/>
          <w:szCs w:val="22"/>
        </w:rPr>
        <w:t>. H</w:t>
      </w:r>
      <w:r w:rsidR="00FA479C">
        <w:rPr>
          <w:sz w:val="22"/>
          <w:szCs w:val="22"/>
        </w:rPr>
        <w:t xml:space="preserve">owever, </w:t>
      </w:r>
      <w:r w:rsidR="00BF63CD" w:rsidRPr="00095D57">
        <w:rPr>
          <w:sz w:val="22"/>
          <w:szCs w:val="22"/>
        </w:rPr>
        <w:t>about</w:t>
      </w:r>
      <w:r w:rsidR="00BF63CD" w:rsidRPr="0026508F">
        <w:rPr>
          <w:sz w:val="22"/>
          <w:szCs w:val="22"/>
        </w:rPr>
        <w:t xml:space="preserve"> half the cancellations hit a later quarter: the nights lift</w:t>
      </w:r>
      <w:ins w:id="1" w:author="Surapaneni, Krishang" w:date="2026-09-24T19:21:00Z" w16du:dateUtc="2026-09-24T23:21:00Z">
        <w:r w:rsidR="008001BE">
          <w:rPr>
            <w:sz w:val="22"/>
            <w:szCs w:val="22"/>
          </w:rPr>
          <w:t xml:space="preserve"> </w:t>
        </w:r>
      </w:ins>
      <w:r w:rsidR="008C3B85">
        <w:rPr>
          <w:sz w:val="22"/>
          <w:szCs w:val="22"/>
        </w:rPr>
        <w:t xml:space="preserve">for </w:t>
      </w:r>
      <w:r w:rsidR="008001BE">
        <w:rPr>
          <w:sz w:val="22"/>
          <w:szCs w:val="22"/>
        </w:rPr>
        <w:t>RNPL</w:t>
      </w:r>
      <w:r w:rsidR="00BF63CD" w:rsidRPr="0026508F">
        <w:rPr>
          <w:sz w:val="22"/>
          <w:szCs w:val="22"/>
        </w:rPr>
        <w:t xml:space="preserve"> showed up in 1H26, the cancellations keep arriving through 2H26. As RNPL grows (eligibility widened in July</w:t>
      </w:r>
      <w:r w:rsidR="00301629">
        <w:rPr>
          <w:sz w:val="22"/>
          <w:szCs w:val="22"/>
        </w:rPr>
        <w:t>,</w:t>
      </w:r>
      <w:r w:rsidR="00BF63CD" w:rsidRPr="0026508F">
        <w:rPr>
          <w:sz w:val="22"/>
          <w:szCs w:val="22"/>
        </w:rPr>
        <w:t xml:space="preserve"> increasing RNPL as a % of GBV), those cancellations cost </w:t>
      </w:r>
      <w:r w:rsidR="00BF63CD" w:rsidRPr="0026508F">
        <w:rPr>
          <w:b/>
          <w:bCs/>
          <w:sz w:val="22"/>
          <w:szCs w:val="22"/>
        </w:rPr>
        <w:t>0.9pt</w:t>
      </w:r>
      <w:r w:rsidR="00BF63CD" w:rsidRPr="0026508F">
        <w:rPr>
          <w:sz w:val="22"/>
          <w:szCs w:val="22"/>
        </w:rPr>
        <w:t xml:space="preserve"> in 3Q26, just </w:t>
      </w:r>
      <w:r w:rsidR="00BF63CD" w:rsidRPr="00095D57">
        <w:rPr>
          <w:sz w:val="22"/>
          <w:szCs w:val="22"/>
        </w:rPr>
        <w:t>as the US</w:t>
      </w:r>
      <w:r w:rsidR="00BF63CD" w:rsidRPr="0026508F">
        <w:rPr>
          <w:sz w:val="22"/>
          <w:szCs w:val="22"/>
        </w:rPr>
        <w:t xml:space="preserve"> launch </w:t>
      </w:r>
      <w:r w:rsidR="004C4B41">
        <w:rPr>
          <w:sz w:val="22"/>
          <w:szCs w:val="22"/>
        </w:rPr>
        <w:t>c</w:t>
      </w:r>
      <w:r w:rsidR="0072600E">
        <w:rPr>
          <w:sz w:val="22"/>
          <w:szCs w:val="22"/>
        </w:rPr>
        <w:t>ancellations</w:t>
      </w:r>
      <w:r w:rsidR="00BF63CD" w:rsidRPr="0026508F">
        <w:rPr>
          <w:sz w:val="22"/>
          <w:szCs w:val="22"/>
        </w:rPr>
        <w:t xml:space="preserve"> </w:t>
      </w:r>
      <w:r w:rsidR="00E25E1C">
        <w:rPr>
          <w:sz w:val="22"/>
          <w:szCs w:val="22"/>
        </w:rPr>
        <w:t>slow</w:t>
      </w:r>
      <w:r w:rsidR="00BF63CD" w:rsidRPr="0026508F">
        <w:rPr>
          <w:sz w:val="22"/>
          <w:szCs w:val="22"/>
        </w:rPr>
        <w:t xml:space="preserve"> growth. The bundl</w:t>
      </w:r>
      <w:r w:rsidR="00E64397">
        <w:rPr>
          <w:sz w:val="22"/>
          <w:szCs w:val="22"/>
        </w:rPr>
        <w:t>e</w:t>
      </w:r>
      <w:r w:rsidR="00C54D1F">
        <w:rPr>
          <w:sz w:val="22"/>
          <w:szCs w:val="22"/>
        </w:rPr>
        <w:t xml:space="preserve"> </w:t>
      </w:r>
      <w:r w:rsidR="00BF63CD" w:rsidRPr="0026508F">
        <w:rPr>
          <w:sz w:val="22"/>
          <w:szCs w:val="22"/>
        </w:rPr>
        <w:t xml:space="preserve">falls from </w:t>
      </w:r>
      <w:r w:rsidR="00BF63CD" w:rsidRPr="0026508F">
        <w:rPr>
          <w:b/>
          <w:bCs/>
          <w:sz w:val="22"/>
          <w:szCs w:val="22"/>
        </w:rPr>
        <w:t>~3pts</w:t>
      </w:r>
      <w:r w:rsidR="00BF63CD" w:rsidRPr="0026508F">
        <w:rPr>
          <w:sz w:val="22"/>
          <w:szCs w:val="22"/>
        </w:rPr>
        <w:t xml:space="preserve"> to </w:t>
      </w:r>
      <w:r w:rsidR="00BF63CD" w:rsidRPr="0026508F">
        <w:rPr>
          <w:b/>
          <w:bCs/>
          <w:sz w:val="22"/>
          <w:szCs w:val="22"/>
        </w:rPr>
        <w:t>~1.4</w:t>
      </w:r>
      <w:r w:rsidR="00396836">
        <w:rPr>
          <w:b/>
          <w:bCs/>
          <w:sz w:val="22"/>
          <w:szCs w:val="22"/>
        </w:rPr>
        <w:t xml:space="preserve"> </w:t>
      </w:r>
      <w:r w:rsidR="00396836">
        <w:rPr>
          <w:sz w:val="22"/>
          <w:szCs w:val="22"/>
        </w:rPr>
        <w:t>nights growth contribution</w:t>
      </w:r>
      <w:r w:rsidR="00BF63CD" w:rsidRPr="0026508F">
        <w:rPr>
          <w:sz w:val="22"/>
          <w:szCs w:val="22"/>
        </w:rPr>
        <w:t xml:space="preserve">, then </w:t>
      </w:r>
      <w:r w:rsidR="00BF63CD" w:rsidRPr="0026508F">
        <w:rPr>
          <w:b/>
          <w:bCs/>
          <w:sz w:val="22"/>
          <w:szCs w:val="22"/>
        </w:rPr>
        <w:t>~0</w:t>
      </w:r>
      <w:r w:rsidR="00BF63CD" w:rsidRPr="0026508F">
        <w:rPr>
          <w:sz w:val="22"/>
          <w:szCs w:val="22"/>
        </w:rPr>
        <w:t xml:space="preserve"> in 4Q26: leading to a bear case </w:t>
      </w:r>
      <w:r w:rsidR="00BF63CD" w:rsidRPr="0026508F">
        <w:rPr>
          <w:b/>
          <w:bCs/>
          <w:sz w:val="22"/>
          <w:szCs w:val="22"/>
        </w:rPr>
        <w:t>~7%</w:t>
      </w:r>
      <w:r w:rsidR="00BF63CD" w:rsidRPr="0026508F">
        <w:rPr>
          <w:sz w:val="22"/>
          <w:szCs w:val="22"/>
        </w:rPr>
        <w:t xml:space="preserve"> nights growth vs the Street's </w:t>
      </w:r>
      <w:r w:rsidR="00BF63CD" w:rsidRPr="0026508F">
        <w:rPr>
          <w:b/>
          <w:bCs/>
          <w:sz w:val="22"/>
          <w:szCs w:val="22"/>
        </w:rPr>
        <w:t>+11.53%</w:t>
      </w:r>
      <w:r w:rsidR="00057ED0">
        <w:rPr>
          <w:b/>
          <w:bCs/>
          <w:sz w:val="22"/>
          <w:szCs w:val="22"/>
        </w:rPr>
        <w:t xml:space="preserve">. </w:t>
      </w:r>
    </w:p>
    <w:p w14:paraId="65CEB057" w14:textId="4723E461" w:rsidR="002C13DE" w:rsidRPr="001E4ADF" w:rsidRDefault="00E91B4C" w:rsidP="0034385A">
      <w:pPr>
        <w:spacing w:after="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Thesis 2 </w:t>
      </w:r>
      <w:r w:rsidR="00D13D02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D13D02">
        <w:rPr>
          <w:b/>
          <w:bCs/>
          <w:sz w:val="22"/>
          <w:szCs w:val="22"/>
        </w:rPr>
        <w:t xml:space="preserve">Nights and ADR Will Print Below Consensus </w:t>
      </w:r>
      <w:r w:rsidR="006629EB">
        <w:rPr>
          <w:b/>
          <w:bCs/>
          <w:sz w:val="22"/>
          <w:szCs w:val="22"/>
        </w:rPr>
        <w:t>Due to Temporary and Structural Weakness</w:t>
      </w:r>
      <w:r w:rsidR="0016322A">
        <w:rPr>
          <w:b/>
          <w:bCs/>
          <w:sz w:val="22"/>
          <w:szCs w:val="22"/>
        </w:rPr>
        <w:t>:</w:t>
      </w:r>
      <w:r w:rsidR="00E35EFD">
        <w:rPr>
          <w:b/>
          <w:bCs/>
          <w:sz w:val="22"/>
          <w:szCs w:val="22"/>
        </w:rPr>
        <w:t xml:space="preserve"> </w:t>
      </w:r>
      <w:r w:rsidR="00E35EFD">
        <w:rPr>
          <w:sz w:val="22"/>
          <w:szCs w:val="22"/>
        </w:rPr>
        <w:t xml:space="preserve">Consensus nights YoY is </w:t>
      </w:r>
      <w:r w:rsidR="00B943BB">
        <w:rPr>
          <w:b/>
          <w:bCs/>
          <w:sz w:val="22"/>
          <w:szCs w:val="22"/>
        </w:rPr>
        <w:t xml:space="preserve">+11.5% </w:t>
      </w:r>
      <w:r w:rsidR="00B943BB">
        <w:rPr>
          <w:sz w:val="22"/>
          <w:szCs w:val="22"/>
        </w:rPr>
        <w:t>(</w:t>
      </w:r>
      <w:r w:rsidR="00B943BB">
        <w:rPr>
          <w:b/>
          <w:bCs/>
          <w:sz w:val="22"/>
          <w:szCs w:val="22"/>
        </w:rPr>
        <w:t>148.9m</w:t>
      </w:r>
      <w:r w:rsidR="00B943BB">
        <w:rPr>
          <w:sz w:val="22"/>
          <w:szCs w:val="22"/>
        </w:rPr>
        <w:t>) for 3Q26</w:t>
      </w:r>
      <w:r w:rsidR="00C10BA7">
        <w:rPr>
          <w:sz w:val="22"/>
          <w:szCs w:val="22"/>
        </w:rPr>
        <w:t xml:space="preserve"> </w:t>
      </w:r>
      <w:r w:rsidR="00B060CB">
        <w:rPr>
          <w:sz w:val="22"/>
          <w:szCs w:val="22"/>
        </w:rPr>
        <w:t>(in-line with management guidance)</w:t>
      </w:r>
      <w:r w:rsidR="00E41AA5">
        <w:rPr>
          <w:sz w:val="22"/>
          <w:szCs w:val="22"/>
        </w:rPr>
        <w:t xml:space="preserve">, and </w:t>
      </w:r>
      <w:r w:rsidR="00570FE3">
        <w:rPr>
          <w:b/>
          <w:bCs/>
          <w:sz w:val="22"/>
          <w:szCs w:val="22"/>
        </w:rPr>
        <w:t xml:space="preserve">+9.9% </w:t>
      </w:r>
      <w:r w:rsidR="00946747">
        <w:rPr>
          <w:sz w:val="22"/>
          <w:szCs w:val="22"/>
        </w:rPr>
        <w:t>(</w:t>
      </w:r>
      <w:r w:rsidR="00697906" w:rsidRPr="00697906">
        <w:rPr>
          <w:b/>
          <w:bCs/>
          <w:sz w:val="22"/>
          <w:szCs w:val="22"/>
        </w:rPr>
        <w:t>134.0m</w:t>
      </w:r>
      <w:r w:rsidR="00697906">
        <w:rPr>
          <w:sz w:val="22"/>
          <w:szCs w:val="22"/>
        </w:rPr>
        <w:t xml:space="preserve">) for 4Q26. </w:t>
      </w:r>
      <w:r w:rsidR="0031125F">
        <w:rPr>
          <w:sz w:val="22"/>
          <w:szCs w:val="22"/>
        </w:rPr>
        <w:t xml:space="preserve">Our </w:t>
      </w:r>
      <w:r w:rsidR="000D1619">
        <w:rPr>
          <w:sz w:val="22"/>
          <w:szCs w:val="22"/>
        </w:rPr>
        <w:t xml:space="preserve">Q3 and Q4 nights model projects </w:t>
      </w:r>
      <w:r w:rsidR="005D2309">
        <w:rPr>
          <w:sz w:val="22"/>
          <w:szCs w:val="22"/>
        </w:rPr>
        <w:t>+</w:t>
      </w:r>
      <w:r w:rsidR="00170686">
        <w:rPr>
          <w:b/>
          <w:bCs/>
          <w:sz w:val="22"/>
          <w:szCs w:val="22"/>
        </w:rPr>
        <w:t xml:space="preserve">9.2% </w:t>
      </w:r>
      <w:r w:rsidR="00196218">
        <w:rPr>
          <w:sz w:val="22"/>
          <w:szCs w:val="22"/>
        </w:rPr>
        <w:t xml:space="preserve">and </w:t>
      </w:r>
      <w:r w:rsidR="005D2309">
        <w:rPr>
          <w:sz w:val="22"/>
          <w:szCs w:val="22"/>
        </w:rPr>
        <w:t>+</w:t>
      </w:r>
      <w:r w:rsidR="005D2309">
        <w:rPr>
          <w:b/>
          <w:bCs/>
          <w:sz w:val="22"/>
          <w:szCs w:val="22"/>
        </w:rPr>
        <w:t xml:space="preserve">8.1% </w:t>
      </w:r>
      <w:r w:rsidR="005D2309">
        <w:rPr>
          <w:sz w:val="22"/>
          <w:szCs w:val="22"/>
        </w:rPr>
        <w:t>YoY</w:t>
      </w:r>
      <w:r w:rsidR="00C6760F">
        <w:rPr>
          <w:sz w:val="22"/>
          <w:szCs w:val="22"/>
        </w:rPr>
        <w:t xml:space="preserve"> based on three independent sources. </w:t>
      </w:r>
      <w:r w:rsidR="00A824CF">
        <w:rPr>
          <w:sz w:val="22"/>
          <w:szCs w:val="22"/>
        </w:rPr>
        <w:t xml:space="preserve">First, a review-date stays </w:t>
      </w:r>
      <w:r w:rsidR="00904F35">
        <w:rPr>
          <w:sz w:val="22"/>
          <w:szCs w:val="22"/>
        </w:rPr>
        <w:t xml:space="preserve">index built from 75 million Airbnb reviews, adjusted for </w:t>
      </w:r>
      <w:r w:rsidR="00904F35" w:rsidRPr="003E1753">
        <w:rPr>
          <w:b/>
          <w:bCs/>
          <w:sz w:val="22"/>
          <w:szCs w:val="22"/>
        </w:rPr>
        <w:t>15-16%</w:t>
      </w:r>
      <w:r w:rsidR="00904F35">
        <w:rPr>
          <w:sz w:val="22"/>
          <w:szCs w:val="22"/>
        </w:rPr>
        <w:t xml:space="preserve"> attrition</w:t>
      </w:r>
      <w:r w:rsidR="002B498F">
        <w:rPr>
          <w:sz w:val="22"/>
          <w:szCs w:val="22"/>
        </w:rPr>
        <w:t xml:space="preserve">. Comparing the reviews </w:t>
      </w:r>
      <w:r w:rsidR="006617AC">
        <w:rPr>
          <w:sz w:val="22"/>
          <w:szCs w:val="22"/>
        </w:rPr>
        <w:t>at point-in-time between two annual data sets</w:t>
      </w:r>
      <w:r w:rsidR="007F49AD">
        <w:rPr>
          <w:sz w:val="22"/>
          <w:szCs w:val="22"/>
        </w:rPr>
        <w:t xml:space="preserve">, we calculated a </w:t>
      </w:r>
      <w:r w:rsidR="007F49AD" w:rsidRPr="003E1753">
        <w:rPr>
          <w:b/>
          <w:bCs/>
          <w:sz w:val="22"/>
          <w:szCs w:val="22"/>
        </w:rPr>
        <w:t>5.99%</w:t>
      </w:r>
      <w:r w:rsidR="007F49AD">
        <w:rPr>
          <w:sz w:val="22"/>
          <w:szCs w:val="22"/>
        </w:rPr>
        <w:t xml:space="preserve"> growth for </w:t>
      </w:r>
      <w:r w:rsidR="005C4EDB">
        <w:rPr>
          <w:sz w:val="22"/>
          <w:szCs w:val="22"/>
        </w:rPr>
        <w:t>the cities covered</w:t>
      </w:r>
      <w:r w:rsidR="00360DAE">
        <w:rPr>
          <w:sz w:val="22"/>
          <w:szCs w:val="22"/>
        </w:rPr>
        <w:t xml:space="preserve">. </w:t>
      </w:r>
      <w:r w:rsidR="00917989">
        <w:rPr>
          <w:sz w:val="22"/>
          <w:szCs w:val="22"/>
        </w:rPr>
        <w:t>We then utilize a two-parameter model</w:t>
      </w:r>
      <w:r w:rsidR="001F69E3">
        <w:rPr>
          <w:sz w:val="22"/>
          <w:szCs w:val="22"/>
        </w:rPr>
        <w:t xml:space="preserve"> </w:t>
      </w:r>
      <w:r w:rsidR="001A4606">
        <w:rPr>
          <w:sz w:val="22"/>
          <w:szCs w:val="22"/>
        </w:rPr>
        <w:t>calibrated on historical data</w:t>
      </w:r>
      <w:r w:rsidR="00F3398E">
        <w:rPr>
          <w:sz w:val="22"/>
          <w:szCs w:val="22"/>
        </w:rPr>
        <w:t xml:space="preserve"> pre-RNPL</w:t>
      </w:r>
      <w:r w:rsidR="001A4606">
        <w:rPr>
          <w:sz w:val="22"/>
          <w:szCs w:val="22"/>
        </w:rPr>
        <w:t xml:space="preserve"> to reconcile </w:t>
      </w:r>
      <w:r w:rsidR="005D46F1">
        <w:rPr>
          <w:sz w:val="22"/>
          <w:szCs w:val="22"/>
        </w:rPr>
        <w:t xml:space="preserve">covered and uncovered region growth </w:t>
      </w:r>
      <w:r w:rsidR="001F69E3">
        <w:rPr>
          <w:sz w:val="22"/>
          <w:szCs w:val="22"/>
        </w:rPr>
        <w:t>to estimate Airbnb’s global growth</w:t>
      </w:r>
      <w:r w:rsidR="000E211D">
        <w:rPr>
          <w:sz w:val="22"/>
          <w:szCs w:val="22"/>
        </w:rPr>
        <w:t xml:space="preserve">, giving </w:t>
      </w:r>
      <w:r w:rsidR="001E4ADF">
        <w:rPr>
          <w:sz w:val="22"/>
          <w:szCs w:val="22"/>
        </w:rPr>
        <w:t xml:space="preserve">an estimated </w:t>
      </w:r>
      <w:r w:rsidR="001E4ADF">
        <w:rPr>
          <w:b/>
          <w:bCs/>
          <w:sz w:val="22"/>
          <w:szCs w:val="22"/>
        </w:rPr>
        <w:t>8.9%</w:t>
      </w:r>
      <w:r w:rsidR="001E4ADF">
        <w:rPr>
          <w:sz w:val="22"/>
          <w:szCs w:val="22"/>
        </w:rPr>
        <w:t xml:space="preserve"> for 3Q26</w:t>
      </w:r>
      <w:r w:rsidR="00587FBF">
        <w:rPr>
          <w:sz w:val="22"/>
          <w:szCs w:val="22"/>
        </w:rPr>
        <w:t xml:space="preserve">. </w:t>
      </w:r>
      <w:r w:rsidR="00891371">
        <w:rPr>
          <w:sz w:val="22"/>
          <w:szCs w:val="22"/>
        </w:rPr>
        <w:t xml:space="preserve">External </w:t>
      </w:r>
      <w:r w:rsidR="00587FBF">
        <w:rPr>
          <w:sz w:val="22"/>
          <w:szCs w:val="22"/>
        </w:rPr>
        <w:t xml:space="preserve">data from </w:t>
      </w:r>
      <w:r w:rsidR="00CA0359">
        <w:rPr>
          <w:sz w:val="22"/>
          <w:szCs w:val="22"/>
        </w:rPr>
        <w:t xml:space="preserve">CoStar </w:t>
      </w:r>
      <w:r w:rsidR="00587FBF">
        <w:rPr>
          <w:sz w:val="22"/>
          <w:szCs w:val="22"/>
        </w:rPr>
        <w:t xml:space="preserve">STR, Eurostat, BLS, INE tourism series, and EUROCONTROL for EMEA flights </w:t>
      </w:r>
      <w:r w:rsidR="00891371">
        <w:rPr>
          <w:sz w:val="22"/>
          <w:szCs w:val="22"/>
        </w:rPr>
        <w:t>also</w:t>
      </w:r>
      <w:r w:rsidR="00587FBF">
        <w:rPr>
          <w:sz w:val="22"/>
          <w:szCs w:val="22"/>
        </w:rPr>
        <w:t xml:space="preserve"> confirm the </w:t>
      </w:r>
      <w:r w:rsidR="000725D1">
        <w:rPr>
          <w:sz w:val="22"/>
          <w:szCs w:val="22"/>
        </w:rPr>
        <w:t>reviews data</w:t>
      </w:r>
      <w:r w:rsidR="00891371">
        <w:rPr>
          <w:sz w:val="22"/>
          <w:szCs w:val="22"/>
        </w:rPr>
        <w:t xml:space="preserve"> findings</w:t>
      </w:r>
      <w:r w:rsidR="000725D1">
        <w:rPr>
          <w:sz w:val="22"/>
          <w:szCs w:val="22"/>
        </w:rPr>
        <w:t xml:space="preserve">. Finally, </w:t>
      </w:r>
      <w:r w:rsidR="006F5BFA">
        <w:rPr>
          <w:sz w:val="22"/>
          <w:szCs w:val="22"/>
        </w:rPr>
        <w:t xml:space="preserve">using </w:t>
      </w:r>
      <w:proofErr w:type="spellStart"/>
      <w:r w:rsidR="006F5BFA">
        <w:rPr>
          <w:sz w:val="22"/>
          <w:szCs w:val="22"/>
        </w:rPr>
        <w:t>SimilarWeb</w:t>
      </w:r>
      <w:proofErr w:type="spellEnd"/>
      <w:r w:rsidR="006F5BFA">
        <w:rPr>
          <w:sz w:val="22"/>
          <w:szCs w:val="22"/>
        </w:rPr>
        <w:t xml:space="preserve"> we map Airbnb.com traffic against gross bookings over 12 quarters</w:t>
      </w:r>
      <w:r w:rsidR="00D14B88">
        <w:rPr>
          <w:sz w:val="22"/>
          <w:szCs w:val="22"/>
        </w:rPr>
        <w:t xml:space="preserve"> providing </w:t>
      </w:r>
      <w:r w:rsidR="001F7EDD">
        <w:rPr>
          <w:sz w:val="22"/>
          <w:szCs w:val="22"/>
        </w:rPr>
        <w:t>another estimate of Q3 growth</w:t>
      </w:r>
      <w:r w:rsidR="00D14B88">
        <w:rPr>
          <w:sz w:val="22"/>
          <w:szCs w:val="22"/>
        </w:rPr>
        <w:t>.</w:t>
      </w:r>
      <w:r w:rsidR="003D1383">
        <w:rPr>
          <w:sz w:val="22"/>
          <w:szCs w:val="22"/>
        </w:rPr>
        <w:t xml:space="preserve"> All</w:t>
      </w:r>
      <w:r w:rsidR="001F7EDD">
        <w:rPr>
          <w:sz w:val="22"/>
          <w:szCs w:val="22"/>
        </w:rPr>
        <w:t xml:space="preserve"> methods</w:t>
      </w:r>
      <w:r w:rsidR="003D1383">
        <w:rPr>
          <w:sz w:val="22"/>
          <w:szCs w:val="22"/>
        </w:rPr>
        <w:t xml:space="preserve"> </w:t>
      </w:r>
      <w:r w:rsidR="001F7EDD">
        <w:rPr>
          <w:sz w:val="22"/>
          <w:szCs w:val="22"/>
        </w:rPr>
        <w:t>point</w:t>
      </w:r>
      <w:r w:rsidR="003D1383">
        <w:rPr>
          <w:sz w:val="22"/>
          <w:szCs w:val="22"/>
        </w:rPr>
        <w:t xml:space="preserve"> to an </w:t>
      </w:r>
      <w:r w:rsidR="003D1383" w:rsidRPr="003D1383">
        <w:rPr>
          <w:b/>
          <w:bCs/>
          <w:sz w:val="22"/>
          <w:szCs w:val="22"/>
        </w:rPr>
        <w:t>8.0%</w:t>
      </w:r>
      <w:r w:rsidR="003D1383">
        <w:rPr>
          <w:sz w:val="22"/>
          <w:szCs w:val="22"/>
        </w:rPr>
        <w:t xml:space="preserve"> - </w:t>
      </w:r>
      <w:r w:rsidR="003D1383" w:rsidRPr="003D1383">
        <w:rPr>
          <w:b/>
          <w:bCs/>
          <w:sz w:val="22"/>
          <w:szCs w:val="22"/>
        </w:rPr>
        <w:t>9.9%</w:t>
      </w:r>
      <w:r w:rsidR="003D1383">
        <w:rPr>
          <w:sz w:val="22"/>
          <w:szCs w:val="22"/>
        </w:rPr>
        <w:t xml:space="preserve"> YoY range</w:t>
      </w:r>
      <w:r w:rsidR="0031067F">
        <w:rPr>
          <w:sz w:val="22"/>
          <w:szCs w:val="22"/>
        </w:rPr>
        <w:t xml:space="preserve"> for 3Q2</w:t>
      </w:r>
      <w:r w:rsidR="00E41749">
        <w:rPr>
          <w:sz w:val="22"/>
          <w:szCs w:val="22"/>
        </w:rPr>
        <w:t xml:space="preserve">6 and a final estimate of </w:t>
      </w:r>
      <w:r w:rsidR="00E41749">
        <w:rPr>
          <w:b/>
          <w:bCs/>
          <w:sz w:val="22"/>
          <w:szCs w:val="22"/>
        </w:rPr>
        <w:t>9.2%</w:t>
      </w:r>
      <w:r w:rsidR="003D1383">
        <w:rPr>
          <w:sz w:val="22"/>
          <w:szCs w:val="22"/>
        </w:rPr>
        <w:t>.</w:t>
      </w:r>
      <w:r w:rsidR="00D14B88">
        <w:rPr>
          <w:sz w:val="22"/>
          <w:szCs w:val="22"/>
        </w:rPr>
        <w:t xml:space="preserve"> </w:t>
      </w:r>
      <w:r w:rsidR="008B0F34">
        <w:rPr>
          <w:sz w:val="22"/>
          <w:szCs w:val="22"/>
        </w:rPr>
        <w:t xml:space="preserve">The </w:t>
      </w:r>
      <w:r w:rsidR="00F3398E">
        <w:rPr>
          <w:sz w:val="22"/>
          <w:szCs w:val="22"/>
        </w:rPr>
        <w:t>three-bundle</w:t>
      </w:r>
      <w:r w:rsidR="008B0F34">
        <w:rPr>
          <w:sz w:val="22"/>
          <w:szCs w:val="22"/>
        </w:rPr>
        <w:t xml:space="preserve"> contribution </w:t>
      </w:r>
      <w:r w:rsidR="00964431">
        <w:rPr>
          <w:sz w:val="22"/>
          <w:szCs w:val="22"/>
        </w:rPr>
        <w:t>is backed out of the final outputs</w:t>
      </w:r>
      <w:r w:rsidR="003E75D7">
        <w:rPr>
          <w:sz w:val="22"/>
          <w:szCs w:val="22"/>
        </w:rPr>
        <w:t xml:space="preserve"> based on Thesis 1</w:t>
      </w:r>
      <w:r w:rsidR="00345964">
        <w:rPr>
          <w:sz w:val="22"/>
          <w:szCs w:val="22"/>
        </w:rPr>
        <w:t xml:space="preserve">, resulting in reductions of </w:t>
      </w:r>
      <w:r w:rsidR="00345964" w:rsidRPr="000B0590">
        <w:rPr>
          <w:b/>
          <w:bCs/>
          <w:sz w:val="22"/>
          <w:szCs w:val="22"/>
        </w:rPr>
        <w:t>0.8</w:t>
      </w:r>
      <w:r w:rsidR="00345964" w:rsidRPr="00F3398E">
        <w:rPr>
          <w:b/>
          <w:bCs/>
          <w:sz w:val="22"/>
          <w:szCs w:val="22"/>
        </w:rPr>
        <w:t>pts</w:t>
      </w:r>
      <w:r w:rsidR="00345964">
        <w:rPr>
          <w:sz w:val="22"/>
          <w:szCs w:val="22"/>
        </w:rPr>
        <w:t xml:space="preserve"> in 4Q26, </w:t>
      </w:r>
      <w:r w:rsidR="00345964" w:rsidRPr="00F3398E">
        <w:rPr>
          <w:b/>
          <w:bCs/>
          <w:sz w:val="22"/>
          <w:szCs w:val="22"/>
        </w:rPr>
        <w:t>1.1pts</w:t>
      </w:r>
      <w:r w:rsidR="00345964">
        <w:rPr>
          <w:sz w:val="22"/>
          <w:szCs w:val="22"/>
        </w:rPr>
        <w:t xml:space="preserve"> 1Q27, and </w:t>
      </w:r>
      <w:r w:rsidR="00345964" w:rsidRPr="00F3398E">
        <w:rPr>
          <w:b/>
          <w:bCs/>
          <w:sz w:val="22"/>
          <w:szCs w:val="22"/>
        </w:rPr>
        <w:t>1.6</w:t>
      </w:r>
      <w:r w:rsidR="00F3398E" w:rsidRPr="00F3398E">
        <w:rPr>
          <w:b/>
          <w:bCs/>
          <w:sz w:val="22"/>
          <w:szCs w:val="22"/>
        </w:rPr>
        <w:t>pts</w:t>
      </w:r>
      <w:r w:rsidR="00345964">
        <w:rPr>
          <w:sz w:val="22"/>
          <w:szCs w:val="22"/>
        </w:rPr>
        <w:t xml:space="preserve"> from 2Q27 onward</w:t>
      </w:r>
      <w:r w:rsidR="001D40C7">
        <w:rPr>
          <w:sz w:val="22"/>
          <w:szCs w:val="22"/>
        </w:rPr>
        <w:t xml:space="preserve">, arriving at a final FY27 </w:t>
      </w:r>
      <w:proofErr w:type="gramStart"/>
      <w:r w:rsidR="001D40C7">
        <w:rPr>
          <w:sz w:val="22"/>
          <w:szCs w:val="22"/>
        </w:rPr>
        <w:t>nights</w:t>
      </w:r>
      <w:proofErr w:type="gramEnd"/>
      <w:r w:rsidR="001D40C7">
        <w:rPr>
          <w:sz w:val="22"/>
          <w:szCs w:val="22"/>
        </w:rPr>
        <w:t xml:space="preserve"> growth of </w:t>
      </w:r>
      <w:r w:rsidR="001D40C7" w:rsidRPr="00F3398E">
        <w:rPr>
          <w:b/>
          <w:bCs/>
          <w:sz w:val="22"/>
          <w:szCs w:val="22"/>
        </w:rPr>
        <w:t>6.6%</w:t>
      </w:r>
      <w:r w:rsidR="001D40C7">
        <w:rPr>
          <w:sz w:val="22"/>
          <w:szCs w:val="22"/>
        </w:rPr>
        <w:t xml:space="preserve">, versus the market expected </w:t>
      </w:r>
      <w:r w:rsidR="001D40C7" w:rsidRPr="000B0590">
        <w:rPr>
          <w:b/>
          <w:bCs/>
          <w:sz w:val="22"/>
          <w:szCs w:val="22"/>
        </w:rPr>
        <w:t>8.9%.</w:t>
      </w:r>
      <w:r w:rsidR="001D40C7">
        <w:rPr>
          <w:sz w:val="22"/>
          <w:szCs w:val="22"/>
        </w:rPr>
        <w:t xml:space="preserve"> </w:t>
      </w:r>
      <w:r w:rsidR="002C13DE" w:rsidRPr="003E04D4">
        <w:rPr>
          <w:sz w:val="22"/>
          <w:szCs w:val="22"/>
        </w:rPr>
        <w:t>On price, the Street's 3Q26 ADR (</w:t>
      </w:r>
      <w:r w:rsidR="002C13DE" w:rsidRPr="007C21DA">
        <w:rPr>
          <w:b/>
          <w:sz w:val="22"/>
          <w:szCs w:val="22"/>
        </w:rPr>
        <w:t>$177.06</w:t>
      </w:r>
      <w:r w:rsidR="002C13DE" w:rsidRPr="003E04D4">
        <w:rPr>
          <w:sz w:val="22"/>
          <w:szCs w:val="22"/>
        </w:rPr>
        <w:t xml:space="preserve">) is what a </w:t>
      </w:r>
      <w:r w:rsidR="002C13DE">
        <w:rPr>
          <w:sz w:val="22"/>
          <w:szCs w:val="22"/>
        </w:rPr>
        <w:t>simple</w:t>
      </w:r>
      <w:r w:rsidR="002C13DE" w:rsidRPr="003E04D4">
        <w:rPr>
          <w:sz w:val="22"/>
          <w:szCs w:val="22"/>
        </w:rPr>
        <w:t xml:space="preserve"> currency </w:t>
      </w:r>
      <w:r w:rsidR="002C13DE">
        <w:rPr>
          <w:sz w:val="22"/>
          <w:szCs w:val="22"/>
        </w:rPr>
        <w:t>straight line</w:t>
      </w:r>
      <w:ins w:id="2" w:author="Surapaneni, Krishang" w:date="2026-09-24T19:35:00Z" w16du:dateUtc="2026-09-24T23:35:00Z">
        <w:r w:rsidR="002C13DE" w:rsidRPr="003E04D4">
          <w:rPr>
            <w:sz w:val="22"/>
            <w:szCs w:val="22"/>
          </w:rPr>
          <w:t xml:space="preserve"> </w:t>
        </w:r>
      </w:ins>
      <w:r w:rsidR="002C13DE" w:rsidRPr="003E04D4">
        <w:rPr>
          <w:sz w:val="22"/>
          <w:szCs w:val="22"/>
        </w:rPr>
        <w:t>gives (</w:t>
      </w:r>
      <w:r w:rsidR="002C13DE" w:rsidRPr="007C21DA">
        <w:rPr>
          <w:b/>
          <w:bCs/>
          <w:sz w:val="22"/>
          <w:szCs w:val="22"/>
        </w:rPr>
        <w:t>$177.07</w:t>
      </w:r>
      <w:r w:rsidR="002C13DE" w:rsidRPr="003E04D4">
        <w:rPr>
          <w:sz w:val="22"/>
          <w:szCs w:val="22"/>
        </w:rPr>
        <w:t xml:space="preserve">); our FX estimate with the better point-in-time record </w:t>
      </w:r>
      <w:r w:rsidR="002C13DE">
        <w:rPr>
          <w:sz w:val="22"/>
          <w:szCs w:val="22"/>
        </w:rPr>
        <w:t>determined</w:t>
      </w:r>
      <w:r w:rsidR="002C13DE" w:rsidRPr="003E04D4">
        <w:rPr>
          <w:sz w:val="22"/>
          <w:szCs w:val="22"/>
        </w:rPr>
        <w:t xml:space="preserve"> FX </w:t>
      </w:r>
      <w:r w:rsidR="002C13DE">
        <w:rPr>
          <w:sz w:val="22"/>
          <w:szCs w:val="22"/>
        </w:rPr>
        <w:t>is</w:t>
      </w:r>
      <w:r w:rsidR="002C13DE" w:rsidRPr="003E04D4">
        <w:rPr>
          <w:sz w:val="22"/>
          <w:szCs w:val="22"/>
        </w:rPr>
        <w:t xml:space="preserve"> a </w:t>
      </w:r>
      <w:r w:rsidR="002C13DE" w:rsidRPr="007C21DA">
        <w:rPr>
          <w:b/>
          <w:sz w:val="22"/>
          <w:szCs w:val="22"/>
        </w:rPr>
        <w:t>−0.4pp</w:t>
      </w:r>
      <w:r w:rsidR="002C13DE" w:rsidRPr="003E04D4">
        <w:rPr>
          <w:sz w:val="22"/>
          <w:szCs w:val="22"/>
        </w:rPr>
        <w:t xml:space="preserve"> drag, not </w:t>
      </w:r>
      <w:r w:rsidR="002C13DE" w:rsidRPr="007C21DA">
        <w:rPr>
          <w:b/>
          <w:sz w:val="22"/>
          <w:szCs w:val="22"/>
        </w:rPr>
        <w:t>+0.4pp</w:t>
      </w:r>
      <w:r w:rsidR="002C13DE" w:rsidRPr="003E04D4">
        <w:rPr>
          <w:sz w:val="22"/>
          <w:szCs w:val="22"/>
        </w:rPr>
        <w:t xml:space="preserve">: </w:t>
      </w:r>
      <w:r w:rsidR="002C13DE" w:rsidRPr="007C21DA">
        <w:rPr>
          <w:b/>
          <w:sz w:val="22"/>
          <w:szCs w:val="22"/>
        </w:rPr>
        <w:t>$175.66</w:t>
      </w:r>
      <w:r w:rsidR="002C13DE" w:rsidRPr="003E04D4">
        <w:rPr>
          <w:sz w:val="22"/>
          <w:szCs w:val="22"/>
        </w:rPr>
        <w:t xml:space="preserve">. </w:t>
      </w:r>
      <w:r w:rsidR="009E1DAD">
        <w:rPr>
          <w:sz w:val="22"/>
          <w:szCs w:val="22"/>
        </w:rPr>
        <w:t xml:space="preserve">We forecast </w:t>
      </w:r>
      <w:r w:rsidR="002C13DE" w:rsidRPr="003E04D4">
        <w:rPr>
          <w:sz w:val="22"/>
          <w:szCs w:val="22"/>
        </w:rPr>
        <w:t xml:space="preserve">ADR then slows to </w:t>
      </w:r>
      <w:r w:rsidR="002C13DE" w:rsidRPr="007C21DA">
        <w:rPr>
          <w:b/>
          <w:sz w:val="22"/>
          <w:szCs w:val="22"/>
        </w:rPr>
        <w:t>+1.0%</w:t>
      </w:r>
      <w:r w:rsidR="002C13DE" w:rsidRPr="003E04D4">
        <w:rPr>
          <w:sz w:val="22"/>
          <w:szCs w:val="22"/>
        </w:rPr>
        <w:t xml:space="preserve"> ex-FX by 1Q27: the bundle's </w:t>
      </w:r>
      <w:r w:rsidR="002C13DE" w:rsidRPr="007C21DA">
        <w:rPr>
          <w:b/>
          <w:sz w:val="22"/>
          <w:szCs w:val="22"/>
        </w:rPr>
        <w:t>~1pt</w:t>
      </w:r>
      <w:r w:rsidR="002C13DE" w:rsidRPr="003E04D4">
        <w:rPr>
          <w:sz w:val="22"/>
          <w:szCs w:val="22"/>
        </w:rPr>
        <w:t xml:space="preserve"> ADR lift </w:t>
      </w:r>
      <w:r w:rsidR="009E1DAD">
        <w:rPr>
          <w:sz w:val="22"/>
          <w:szCs w:val="22"/>
        </w:rPr>
        <w:t>nets out with cancellations</w:t>
      </w:r>
      <w:r w:rsidR="002C13DE" w:rsidRPr="003E04D4">
        <w:rPr>
          <w:sz w:val="22"/>
          <w:szCs w:val="22"/>
        </w:rPr>
        <w:t>, pricing reverts to its 2023–26 average, and North America's slowdown tilts mix to cheaper regions (</w:t>
      </w:r>
      <w:r w:rsidR="002C13DE" w:rsidRPr="00EE29C8">
        <w:rPr>
          <w:b/>
          <w:sz w:val="22"/>
          <w:szCs w:val="22"/>
        </w:rPr>
        <w:t>−1.6pp</w:t>
      </w:r>
      <w:r w:rsidR="002C13DE" w:rsidRPr="003E04D4">
        <w:rPr>
          <w:sz w:val="22"/>
          <w:szCs w:val="22"/>
        </w:rPr>
        <w:t>).</w:t>
      </w:r>
      <w:r w:rsidR="002C13DE">
        <w:rPr>
          <w:sz w:val="22"/>
          <w:szCs w:val="22"/>
        </w:rPr>
        <w:t xml:space="preserve"> </w:t>
      </w:r>
      <w:r w:rsidR="00D028CB">
        <w:rPr>
          <w:sz w:val="22"/>
          <w:szCs w:val="22"/>
        </w:rPr>
        <w:t>These factors will drive management to revise guidance downward.</w:t>
      </w:r>
    </w:p>
    <w:p w14:paraId="08A7003B" w14:textId="549D1AAC" w:rsidR="00956032" w:rsidRDefault="006C486E" w:rsidP="002F740D">
      <w:pPr>
        <w:spacing w:after="8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1" behindDoc="1" locked="0" layoutInCell="1" allowOverlap="1" wp14:anchorId="7AB55D23" wp14:editId="08DDCB28">
            <wp:simplePos x="0" y="0"/>
            <wp:positionH relativeFrom="margin">
              <wp:posOffset>3155950</wp:posOffset>
            </wp:positionH>
            <wp:positionV relativeFrom="paragraph">
              <wp:posOffset>1545590</wp:posOffset>
            </wp:positionV>
            <wp:extent cx="3697605" cy="2044700"/>
            <wp:effectExtent l="0" t="0" r="0" b="0"/>
            <wp:wrapTight wrapText="bothSides">
              <wp:wrapPolygon edited="0">
                <wp:start x="0" y="0"/>
                <wp:lineTo x="0" y="21332"/>
                <wp:lineTo x="21478" y="21332"/>
                <wp:lineTo x="21478" y="0"/>
                <wp:lineTo x="0" y="0"/>
              </wp:wrapPolygon>
            </wp:wrapTight>
            <wp:docPr id="838400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D40">
        <w:rPr>
          <w:b/>
          <w:bCs/>
          <w:sz w:val="22"/>
          <w:szCs w:val="22"/>
        </w:rPr>
        <w:t xml:space="preserve">Thesis 3 </w:t>
      </w:r>
      <w:r w:rsidR="00607E59">
        <w:rPr>
          <w:b/>
          <w:bCs/>
          <w:sz w:val="22"/>
          <w:szCs w:val="22"/>
        </w:rPr>
        <w:t>–</w:t>
      </w:r>
      <w:r w:rsidR="00926D40">
        <w:rPr>
          <w:b/>
          <w:bCs/>
          <w:sz w:val="22"/>
          <w:szCs w:val="22"/>
        </w:rPr>
        <w:t xml:space="preserve"> </w:t>
      </w:r>
      <w:r w:rsidR="00607E59">
        <w:rPr>
          <w:b/>
          <w:bCs/>
          <w:sz w:val="22"/>
          <w:szCs w:val="22"/>
        </w:rPr>
        <w:t xml:space="preserve">AI Driven Margin Expansion is Overstated and </w:t>
      </w:r>
      <w:r w:rsidR="00956032">
        <w:rPr>
          <w:b/>
          <w:bCs/>
          <w:sz w:val="22"/>
          <w:szCs w:val="22"/>
        </w:rPr>
        <w:t xml:space="preserve">Revenue Declines Compound Compressing Margins: </w:t>
      </w:r>
      <w:r w:rsidR="00024B24" w:rsidRPr="00024B24">
        <w:rPr>
          <w:sz w:val="22"/>
          <w:szCs w:val="22"/>
        </w:rPr>
        <w:t xml:space="preserve">The </w:t>
      </w:r>
      <w:r w:rsidR="00472616" w:rsidRPr="00472616">
        <w:rPr>
          <w:sz w:val="22"/>
          <w:szCs w:val="22"/>
        </w:rPr>
        <w:t xml:space="preserve">Street's </w:t>
      </w:r>
      <w:r w:rsidR="00472616">
        <w:rPr>
          <w:sz w:val="22"/>
          <w:szCs w:val="22"/>
        </w:rPr>
        <w:t xml:space="preserve">expected </w:t>
      </w:r>
      <w:r w:rsidR="00024B24" w:rsidRPr="00024B24">
        <w:rPr>
          <w:sz w:val="22"/>
          <w:szCs w:val="22"/>
        </w:rPr>
        <w:t xml:space="preserve">FY27 margin </w:t>
      </w:r>
      <w:r w:rsidR="00472616" w:rsidRPr="00472616">
        <w:rPr>
          <w:sz w:val="22"/>
          <w:szCs w:val="22"/>
        </w:rPr>
        <w:t>(</w:t>
      </w:r>
      <w:r w:rsidR="00024B24" w:rsidRPr="00472616">
        <w:rPr>
          <w:sz w:val="22"/>
          <w:szCs w:val="22"/>
        </w:rPr>
        <w:t>36.4</w:t>
      </w:r>
      <w:r w:rsidR="00472616" w:rsidRPr="00472616">
        <w:rPr>
          <w:sz w:val="22"/>
          <w:szCs w:val="22"/>
        </w:rPr>
        <w:t>%, up</w:t>
      </w:r>
      <w:r w:rsidR="00024B24" w:rsidRPr="00024B24">
        <w:rPr>
          <w:sz w:val="22"/>
          <w:szCs w:val="22"/>
        </w:rPr>
        <w:t xml:space="preserve"> from </w:t>
      </w:r>
      <w:r w:rsidR="00024B24" w:rsidRPr="00472616">
        <w:rPr>
          <w:sz w:val="22"/>
          <w:szCs w:val="22"/>
        </w:rPr>
        <w:t>35.6</w:t>
      </w:r>
      <w:r w:rsidR="00472616" w:rsidRPr="00472616">
        <w:rPr>
          <w:sz w:val="22"/>
          <w:szCs w:val="22"/>
        </w:rPr>
        <w:t>%) needs</w:t>
      </w:r>
      <w:r w:rsidR="00024B24" w:rsidRPr="00024B24">
        <w:rPr>
          <w:sz w:val="22"/>
          <w:szCs w:val="22"/>
        </w:rPr>
        <w:t xml:space="preserve"> cost growth </w:t>
      </w:r>
      <w:r w:rsidR="00472616" w:rsidRPr="00472616">
        <w:rPr>
          <w:sz w:val="22"/>
          <w:szCs w:val="22"/>
        </w:rPr>
        <w:t xml:space="preserve">to slow </w:t>
      </w:r>
      <w:r w:rsidR="00024B24" w:rsidRPr="00024B24">
        <w:rPr>
          <w:sz w:val="22"/>
          <w:szCs w:val="22"/>
        </w:rPr>
        <w:t xml:space="preserve">from </w:t>
      </w:r>
      <w:r w:rsidR="00472616" w:rsidRPr="00472616">
        <w:rPr>
          <w:sz w:val="22"/>
          <w:szCs w:val="22"/>
        </w:rPr>
        <w:t>~</w:t>
      </w:r>
      <w:r w:rsidR="00024B24" w:rsidRPr="00472616">
        <w:rPr>
          <w:sz w:val="22"/>
          <w:szCs w:val="22"/>
        </w:rPr>
        <w:t>15%</w:t>
      </w:r>
      <w:r w:rsidR="00024B24" w:rsidRPr="00024B24">
        <w:rPr>
          <w:sz w:val="22"/>
          <w:szCs w:val="22"/>
        </w:rPr>
        <w:t xml:space="preserve"> to </w:t>
      </w:r>
      <w:r w:rsidR="00024B24" w:rsidRPr="00472616">
        <w:rPr>
          <w:sz w:val="22"/>
          <w:szCs w:val="22"/>
        </w:rPr>
        <w:t>10</w:t>
      </w:r>
      <w:r w:rsidR="00472616" w:rsidRPr="00472616">
        <w:rPr>
          <w:sz w:val="22"/>
          <w:szCs w:val="22"/>
        </w:rPr>
        <w:t>%,</w:t>
      </w:r>
      <w:r w:rsidR="00024B24" w:rsidRPr="00024B24">
        <w:rPr>
          <w:sz w:val="22"/>
          <w:szCs w:val="22"/>
        </w:rPr>
        <w:t xml:space="preserve"> the slowest since the IPO</w:t>
      </w:r>
      <w:r w:rsidR="00472616" w:rsidRPr="00472616">
        <w:rPr>
          <w:sz w:val="22"/>
          <w:szCs w:val="22"/>
        </w:rPr>
        <w:t>, and AI is the bull case for it.</w:t>
      </w:r>
      <w:r w:rsidR="00024B24" w:rsidRPr="00024B24">
        <w:rPr>
          <w:sz w:val="22"/>
          <w:szCs w:val="22"/>
        </w:rPr>
        <w:t xml:space="preserve"> The filings </w:t>
      </w:r>
      <w:r w:rsidR="0069298A">
        <w:rPr>
          <w:sz w:val="22"/>
          <w:szCs w:val="22"/>
        </w:rPr>
        <w:t>show</w:t>
      </w:r>
      <w:r w:rsidR="00024B24" w:rsidRPr="00024B24">
        <w:rPr>
          <w:sz w:val="22"/>
          <w:szCs w:val="22"/>
        </w:rPr>
        <w:t xml:space="preserve"> the savings are small and already spent. The 2Q26 10-Q credits AI with </w:t>
      </w:r>
      <w:r w:rsidR="00024B24" w:rsidRPr="001D1AED">
        <w:rPr>
          <w:b/>
          <w:sz w:val="22"/>
          <w:szCs w:val="22"/>
        </w:rPr>
        <w:t>$17M</w:t>
      </w:r>
      <w:r w:rsidR="00024B24" w:rsidRPr="00024B24">
        <w:rPr>
          <w:sz w:val="22"/>
          <w:szCs w:val="22"/>
        </w:rPr>
        <w:t xml:space="preserve"> of lower support costs in a quarter when S&amp;M rose </w:t>
      </w:r>
      <w:r w:rsidR="00024B24" w:rsidRPr="001D1AED">
        <w:rPr>
          <w:b/>
          <w:sz w:val="22"/>
          <w:szCs w:val="22"/>
        </w:rPr>
        <w:t>$184M</w:t>
      </w:r>
      <w:r w:rsidR="00024B24" w:rsidRPr="00024B24">
        <w:rPr>
          <w:sz w:val="22"/>
          <w:szCs w:val="22"/>
        </w:rPr>
        <w:t>. Management plans to "reinvest most of these efficiencies into marketing, product and technology"</w:t>
      </w:r>
      <w:r w:rsidR="00D45A1E">
        <w:rPr>
          <w:sz w:val="22"/>
          <w:szCs w:val="22"/>
        </w:rPr>
        <w:t xml:space="preserve"> (</w:t>
      </w:r>
      <w:r w:rsidR="005F66F0">
        <w:rPr>
          <w:sz w:val="22"/>
          <w:szCs w:val="22"/>
        </w:rPr>
        <w:t>4Q25</w:t>
      </w:r>
      <w:r w:rsidR="00D45A1E">
        <w:rPr>
          <w:sz w:val="22"/>
          <w:szCs w:val="22"/>
        </w:rPr>
        <w:t xml:space="preserve"> earnings)</w:t>
      </w:r>
      <w:r w:rsidR="00024B24" w:rsidRPr="00024B24">
        <w:rPr>
          <w:sz w:val="22"/>
          <w:szCs w:val="22"/>
        </w:rPr>
        <w:t xml:space="preserve">, and its 2026 guide absorbs "a material increase" in AI spend. In our FY27 bridge, hosting and AI compute take </w:t>
      </w:r>
      <w:r w:rsidR="00024B24" w:rsidRPr="00F4461E">
        <w:rPr>
          <w:b/>
          <w:sz w:val="22"/>
          <w:szCs w:val="22"/>
        </w:rPr>
        <w:t>59bp</w:t>
      </w:r>
      <w:r w:rsidR="00024B24" w:rsidRPr="00024B24">
        <w:rPr>
          <w:sz w:val="22"/>
          <w:szCs w:val="22"/>
        </w:rPr>
        <w:t xml:space="preserve"> of margin while AI support savings return </w:t>
      </w:r>
      <w:r w:rsidR="00024B24" w:rsidRPr="00F4461E">
        <w:rPr>
          <w:b/>
          <w:sz w:val="22"/>
          <w:szCs w:val="22"/>
        </w:rPr>
        <w:t>20bp</w:t>
      </w:r>
      <w:r w:rsidR="00F1300E">
        <w:rPr>
          <w:sz w:val="22"/>
          <w:szCs w:val="22"/>
        </w:rPr>
        <w:t>.</w:t>
      </w:r>
      <w:r w:rsidR="00024B24" w:rsidRPr="00024B24">
        <w:rPr>
          <w:sz w:val="22"/>
          <w:szCs w:val="22"/>
        </w:rPr>
        <w:t xml:space="preserve"> </w:t>
      </w:r>
      <w:r w:rsidR="00747167">
        <w:rPr>
          <w:sz w:val="22"/>
          <w:szCs w:val="22"/>
        </w:rPr>
        <w:t>S&amp;M spending is inelastic to revenue</w:t>
      </w:r>
      <w:r w:rsidR="00024B24" w:rsidRPr="00024B24">
        <w:rPr>
          <w:sz w:val="22"/>
          <w:szCs w:val="22"/>
        </w:rPr>
        <w:t>. S&amp;M has outgrown revenue for nine quarters (</w:t>
      </w:r>
      <w:r w:rsidR="00024B24" w:rsidRPr="00F4461E">
        <w:rPr>
          <w:b/>
          <w:sz w:val="22"/>
          <w:szCs w:val="22"/>
        </w:rPr>
        <w:t>16.5%</w:t>
      </w:r>
      <w:r w:rsidR="00024B24" w:rsidRPr="00024B24">
        <w:rPr>
          <w:sz w:val="22"/>
          <w:szCs w:val="22"/>
        </w:rPr>
        <w:t xml:space="preserve"> of revenue in FY23, </w:t>
      </w:r>
      <w:r w:rsidR="00024B24" w:rsidRPr="00F4461E">
        <w:rPr>
          <w:b/>
          <w:sz w:val="22"/>
          <w:szCs w:val="22"/>
        </w:rPr>
        <w:t>23.9%</w:t>
      </w:r>
      <w:r w:rsidR="00024B24" w:rsidRPr="00024B24">
        <w:rPr>
          <w:sz w:val="22"/>
          <w:szCs w:val="22"/>
        </w:rPr>
        <w:t xml:space="preserve"> in 1H26); when revenue growth slowed from </w:t>
      </w:r>
      <w:r w:rsidR="00024B24" w:rsidRPr="00F4461E">
        <w:rPr>
          <w:b/>
          <w:sz w:val="22"/>
          <w:szCs w:val="22"/>
        </w:rPr>
        <w:t>18%</w:t>
      </w:r>
      <w:r w:rsidR="00024B24" w:rsidRPr="00024B24">
        <w:rPr>
          <w:sz w:val="22"/>
          <w:szCs w:val="22"/>
        </w:rPr>
        <w:t xml:space="preserve"> to </w:t>
      </w:r>
      <w:r w:rsidR="00024B24" w:rsidRPr="00F4461E">
        <w:rPr>
          <w:b/>
          <w:sz w:val="22"/>
          <w:szCs w:val="22"/>
        </w:rPr>
        <w:t>10%</w:t>
      </w:r>
      <w:r w:rsidR="00024B24" w:rsidRPr="00024B24">
        <w:rPr>
          <w:sz w:val="22"/>
          <w:szCs w:val="22"/>
        </w:rPr>
        <w:t xml:space="preserve">, S&amp;M growth rose from </w:t>
      </w:r>
      <w:r w:rsidR="00024B24" w:rsidRPr="00F4461E">
        <w:rPr>
          <w:b/>
          <w:sz w:val="22"/>
          <w:szCs w:val="22"/>
        </w:rPr>
        <w:t>16.5%</w:t>
      </w:r>
      <w:r w:rsidR="00024B24" w:rsidRPr="00024B24">
        <w:rPr>
          <w:sz w:val="22"/>
          <w:szCs w:val="22"/>
        </w:rPr>
        <w:t xml:space="preserve"> to </w:t>
      </w:r>
      <w:r w:rsidR="00024B24" w:rsidRPr="00F4461E">
        <w:rPr>
          <w:b/>
          <w:sz w:val="22"/>
          <w:szCs w:val="22"/>
        </w:rPr>
        <w:t>20</w:t>
      </w:r>
      <w:r w:rsidR="00024B24" w:rsidRPr="00F4461E">
        <w:rPr>
          <w:b/>
          <w:bCs/>
          <w:sz w:val="22"/>
          <w:szCs w:val="22"/>
        </w:rPr>
        <w:t>%</w:t>
      </w:r>
      <w:r w:rsidR="00024B24" w:rsidRPr="00024B24">
        <w:rPr>
          <w:sz w:val="22"/>
          <w:szCs w:val="22"/>
        </w:rPr>
        <w:t xml:space="preserve">. </w:t>
      </w:r>
      <w:r w:rsidR="007C5D53">
        <w:rPr>
          <w:sz w:val="22"/>
          <w:szCs w:val="22"/>
        </w:rPr>
        <w:t xml:space="preserve">Therefore, consensus S&amp;M assumptions are unrealistically optimistic. </w:t>
      </w:r>
      <w:r w:rsidR="001D5232">
        <w:rPr>
          <w:sz w:val="22"/>
          <w:szCs w:val="22"/>
        </w:rPr>
        <w:t>O</w:t>
      </w:r>
      <w:r w:rsidR="00024B24" w:rsidRPr="00024B24">
        <w:rPr>
          <w:sz w:val="22"/>
          <w:szCs w:val="22"/>
        </w:rPr>
        <w:t>ur</w:t>
      </w:r>
      <w:r w:rsidR="001D5232">
        <w:rPr>
          <w:sz w:val="22"/>
          <w:szCs w:val="22"/>
        </w:rPr>
        <w:t xml:space="preserve"> forecasted</w:t>
      </w:r>
      <w:r w:rsidR="00024B24" w:rsidRPr="00024B24">
        <w:rPr>
          <w:sz w:val="22"/>
          <w:szCs w:val="22"/>
        </w:rPr>
        <w:t xml:space="preserve"> </w:t>
      </w:r>
      <w:r w:rsidR="00024B24" w:rsidRPr="001D5232">
        <w:rPr>
          <w:b/>
          <w:sz w:val="22"/>
          <w:szCs w:val="22"/>
        </w:rPr>
        <w:t>2.5%</w:t>
      </w:r>
      <w:r w:rsidR="00024B24" w:rsidRPr="00024B24">
        <w:rPr>
          <w:sz w:val="22"/>
          <w:szCs w:val="22"/>
        </w:rPr>
        <w:t xml:space="preserve"> lower FY27 revenue falls through: even if costs follow the Street's own plan and fall with revenue at the historical rate, FY27 margin is </w:t>
      </w:r>
      <w:r w:rsidR="00024B24" w:rsidRPr="006C5EB5">
        <w:rPr>
          <w:b/>
          <w:sz w:val="22"/>
          <w:szCs w:val="22"/>
        </w:rPr>
        <w:t xml:space="preserve">35.4% </w:t>
      </w:r>
      <w:r w:rsidR="00024B24" w:rsidRPr="00024B24">
        <w:rPr>
          <w:sz w:val="22"/>
          <w:szCs w:val="22"/>
        </w:rPr>
        <w:t xml:space="preserve">and FY26 </w:t>
      </w:r>
      <w:r w:rsidR="00024B24" w:rsidRPr="006C5EB5">
        <w:rPr>
          <w:b/>
          <w:sz w:val="22"/>
          <w:szCs w:val="22"/>
        </w:rPr>
        <w:t>35.4%</w:t>
      </w:r>
      <w:r w:rsidR="00024B24" w:rsidRPr="00024B24">
        <w:rPr>
          <w:sz w:val="22"/>
          <w:szCs w:val="22"/>
        </w:rPr>
        <w:t xml:space="preserve">, below the "at least </w:t>
      </w:r>
      <w:r w:rsidR="00024B24" w:rsidRPr="006C5EB5">
        <w:rPr>
          <w:b/>
          <w:sz w:val="22"/>
          <w:szCs w:val="22"/>
        </w:rPr>
        <w:t>35.5%</w:t>
      </w:r>
      <w:r w:rsidR="00024B24" w:rsidRPr="00024B24">
        <w:rPr>
          <w:sz w:val="22"/>
          <w:szCs w:val="22"/>
        </w:rPr>
        <w:t xml:space="preserve">" </w:t>
      </w:r>
      <w:r w:rsidR="003C22EF">
        <w:rPr>
          <w:sz w:val="22"/>
          <w:szCs w:val="22"/>
        </w:rPr>
        <w:t>management</w:t>
      </w:r>
      <w:r w:rsidR="00024B24" w:rsidRPr="00024B24">
        <w:rPr>
          <w:sz w:val="22"/>
          <w:szCs w:val="22"/>
        </w:rPr>
        <w:t xml:space="preserve"> floor. On our </w:t>
      </w:r>
      <w:r w:rsidR="003C22EF" w:rsidRPr="00024B24">
        <w:rPr>
          <w:sz w:val="22"/>
          <w:szCs w:val="22"/>
        </w:rPr>
        <w:t>cost</w:t>
      </w:r>
      <w:r w:rsidR="00265153">
        <w:rPr>
          <w:sz w:val="22"/>
          <w:szCs w:val="22"/>
        </w:rPr>
        <w:t>,</w:t>
      </w:r>
      <w:r w:rsidR="00024B24" w:rsidRPr="00024B24">
        <w:rPr>
          <w:sz w:val="22"/>
          <w:szCs w:val="22"/>
        </w:rPr>
        <w:t xml:space="preserve"> FY27 is </w:t>
      </w:r>
      <w:r w:rsidR="00024B24" w:rsidRPr="006C5EB5">
        <w:rPr>
          <w:b/>
          <w:sz w:val="22"/>
          <w:szCs w:val="22"/>
        </w:rPr>
        <w:t>34.0%</w:t>
      </w:r>
      <w:r w:rsidR="00024B24" w:rsidRPr="00024B24">
        <w:rPr>
          <w:sz w:val="22"/>
          <w:szCs w:val="22"/>
        </w:rPr>
        <w:t xml:space="preserve"> (</w:t>
      </w:r>
      <w:r w:rsidR="00024B24" w:rsidRPr="006C5EB5">
        <w:rPr>
          <w:b/>
          <w:sz w:val="22"/>
          <w:szCs w:val="22"/>
        </w:rPr>
        <w:t>$5.24bn</w:t>
      </w:r>
      <w:r w:rsidR="00024B24" w:rsidRPr="00024B24">
        <w:rPr>
          <w:sz w:val="22"/>
          <w:szCs w:val="22"/>
        </w:rPr>
        <w:t xml:space="preserve"> EBITDA vs </w:t>
      </w:r>
      <w:r w:rsidR="00024B24" w:rsidRPr="006C5EB5">
        <w:rPr>
          <w:b/>
          <w:sz w:val="22"/>
          <w:szCs w:val="22"/>
        </w:rPr>
        <w:t>$5.77bn</w:t>
      </w:r>
      <w:r w:rsidR="00024B24" w:rsidRPr="00024B24">
        <w:rPr>
          <w:sz w:val="22"/>
          <w:szCs w:val="22"/>
        </w:rPr>
        <w:t>).</w:t>
      </w:r>
      <w:r w:rsidR="00CC03E4">
        <w:rPr>
          <w:sz w:val="22"/>
          <w:szCs w:val="22"/>
        </w:rPr>
        <w:t xml:space="preserve"> We expect management to revise </w:t>
      </w:r>
      <w:r w:rsidR="00922DE8">
        <w:rPr>
          <w:sz w:val="22"/>
          <w:szCs w:val="22"/>
        </w:rPr>
        <w:t>margin expectations downward in 3Q26 and 4Q26 earnings</w:t>
      </w:r>
      <w:r w:rsidR="000A2A27">
        <w:rPr>
          <w:sz w:val="22"/>
          <w:szCs w:val="22"/>
        </w:rPr>
        <w:t xml:space="preserve">, adding </w:t>
      </w:r>
      <w:r w:rsidR="00FE1799">
        <w:rPr>
          <w:sz w:val="22"/>
          <w:szCs w:val="22"/>
        </w:rPr>
        <w:t>to the</w:t>
      </w:r>
      <w:r w:rsidR="000A2A27">
        <w:rPr>
          <w:sz w:val="22"/>
          <w:szCs w:val="22"/>
        </w:rPr>
        <w:t xml:space="preserve"> downward stock pressure</w:t>
      </w:r>
      <w:r w:rsidR="0099650C">
        <w:rPr>
          <w:sz w:val="22"/>
          <w:szCs w:val="22"/>
        </w:rPr>
        <w:t>.</w:t>
      </w:r>
      <w:del w:id="3" w:author="Surapaneni, Krishang" w:date="2026-09-24T19:37:00Z" w16du:dateUtc="2026-09-24T23:37:00Z">
        <w:r w:rsidR="00922DE8">
          <w:rPr>
            <w:sz w:val="22"/>
            <w:szCs w:val="22"/>
          </w:rPr>
          <w:delText xml:space="preserve"> </w:delText>
        </w:r>
      </w:del>
    </w:p>
    <w:p w14:paraId="360F7323" w14:textId="13FD5D3E" w:rsidR="00003D44" w:rsidRPr="006A697B" w:rsidRDefault="00D80328" w:rsidP="002F740D">
      <w:pPr>
        <w:spacing w:after="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Catalysts:</w:t>
      </w:r>
      <w:r w:rsidR="006A697B">
        <w:rPr>
          <w:b/>
          <w:bCs/>
          <w:sz w:val="22"/>
          <w:szCs w:val="22"/>
        </w:rPr>
        <w:t xml:space="preserve"> </w:t>
      </w:r>
      <w:r w:rsidR="006A697B">
        <w:rPr>
          <w:sz w:val="22"/>
          <w:szCs w:val="22"/>
        </w:rPr>
        <w:t xml:space="preserve">We forecast Nights to come weaker than consensus in 3Q26 earnings, </w:t>
      </w:r>
      <w:r w:rsidR="00533743">
        <w:rPr>
          <w:sz w:val="22"/>
          <w:szCs w:val="22"/>
        </w:rPr>
        <w:t xml:space="preserve">and management to guide 4Q26 nights to “decelerate” </w:t>
      </w:r>
      <w:r w:rsidR="000662CD">
        <w:rPr>
          <w:sz w:val="22"/>
          <w:szCs w:val="22"/>
        </w:rPr>
        <w:t>with revenue and margins guidance coming in lower than the Street. Post Q3 and Q4 earnings we expect the market to model down Airbnb’s short</w:t>
      </w:r>
      <w:r w:rsidR="00477636">
        <w:rPr>
          <w:sz w:val="22"/>
          <w:szCs w:val="22"/>
        </w:rPr>
        <w:t>-</w:t>
      </w:r>
      <w:r w:rsidR="000662CD">
        <w:rPr>
          <w:sz w:val="22"/>
          <w:szCs w:val="22"/>
        </w:rPr>
        <w:t>term and long</w:t>
      </w:r>
      <w:r w:rsidR="00477636">
        <w:rPr>
          <w:sz w:val="22"/>
          <w:szCs w:val="22"/>
        </w:rPr>
        <w:t>-</w:t>
      </w:r>
      <w:r w:rsidR="000662CD">
        <w:rPr>
          <w:sz w:val="22"/>
          <w:szCs w:val="22"/>
        </w:rPr>
        <w:t xml:space="preserve">term growth, realizing our thesis. </w:t>
      </w:r>
    </w:p>
    <w:p w14:paraId="0595B1B2" w14:textId="417EEA44" w:rsidR="000662CD" w:rsidRPr="000662CD" w:rsidRDefault="00D80328" w:rsidP="002F740D">
      <w:pPr>
        <w:spacing w:after="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Risks &amp; Mitigants</w:t>
      </w:r>
      <w:r w:rsidR="000662CD">
        <w:rPr>
          <w:b/>
          <w:bCs/>
          <w:sz w:val="22"/>
          <w:szCs w:val="22"/>
        </w:rPr>
        <w:t xml:space="preserve">: </w:t>
      </w:r>
      <w:r w:rsidR="00413735" w:rsidRPr="00477636">
        <w:rPr>
          <w:b/>
          <w:sz w:val="22"/>
          <w:szCs w:val="22"/>
        </w:rPr>
        <w:t xml:space="preserve">Risk </w:t>
      </w:r>
      <w:r w:rsidR="00D45279" w:rsidRPr="00477636">
        <w:rPr>
          <w:b/>
          <w:sz w:val="22"/>
          <w:szCs w:val="22"/>
        </w:rPr>
        <w:t>1</w:t>
      </w:r>
      <w:r w:rsidR="00627302" w:rsidRPr="00477636">
        <w:rPr>
          <w:b/>
          <w:sz w:val="22"/>
          <w:szCs w:val="22"/>
        </w:rPr>
        <w:t>:</w:t>
      </w:r>
      <w:r w:rsidR="00627302">
        <w:rPr>
          <w:sz w:val="22"/>
          <w:szCs w:val="22"/>
        </w:rPr>
        <w:t xml:space="preserve"> Management cuts spending, driving EBITDA and EPS upwards. </w:t>
      </w:r>
      <w:r w:rsidR="00627302" w:rsidRPr="00FD0D95">
        <w:rPr>
          <w:b/>
          <w:i/>
          <w:sz w:val="22"/>
          <w:szCs w:val="22"/>
        </w:rPr>
        <w:t>Mitigant:</w:t>
      </w:r>
      <w:r w:rsidR="00E80F13">
        <w:rPr>
          <w:i/>
          <w:iCs/>
          <w:sz w:val="22"/>
          <w:szCs w:val="22"/>
        </w:rPr>
        <w:t xml:space="preserve"> </w:t>
      </w:r>
      <w:r w:rsidR="00E80F13">
        <w:rPr>
          <w:sz w:val="22"/>
          <w:szCs w:val="22"/>
        </w:rPr>
        <w:t>Management</w:t>
      </w:r>
      <w:r w:rsidR="0059796E">
        <w:rPr>
          <w:sz w:val="22"/>
          <w:szCs w:val="22"/>
        </w:rPr>
        <w:t>’s narrative states spending is needed</w:t>
      </w:r>
      <w:r w:rsidR="00E80F13">
        <w:rPr>
          <w:sz w:val="22"/>
          <w:szCs w:val="22"/>
        </w:rPr>
        <w:t xml:space="preserve"> to drive </w:t>
      </w:r>
      <w:r w:rsidR="0059796E">
        <w:rPr>
          <w:sz w:val="22"/>
          <w:szCs w:val="22"/>
        </w:rPr>
        <w:t>growth</w:t>
      </w:r>
      <w:r w:rsidR="00E80F13">
        <w:rPr>
          <w:sz w:val="22"/>
          <w:szCs w:val="22"/>
        </w:rPr>
        <w:t>. Spending cuts indicate weakness which damage</w:t>
      </w:r>
      <w:r w:rsidR="001536C5">
        <w:rPr>
          <w:sz w:val="22"/>
          <w:szCs w:val="22"/>
        </w:rPr>
        <w:t>s</w:t>
      </w:r>
      <w:r w:rsidR="00E80F13">
        <w:rPr>
          <w:sz w:val="22"/>
          <w:szCs w:val="22"/>
        </w:rPr>
        <w:t xml:space="preserve"> the current narrative and play</w:t>
      </w:r>
      <w:r w:rsidR="004A45A8">
        <w:rPr>
          <w:sz w:val="22"/>
          <w:szCs w:val="22"/>
        </w:rPr>
        <w:t>s</w:t>
      </w:r>
      <w:r w:rsidR="00E80F13">
        <w:rPr>
          <w:sz w:val="22"/>
          <w:szCs w:val="22"/>
        </w:rPr>
        <w:t xml:space="preserve"> into our thesis.</w:t>
      </w:r>
      <w:r w:rsidR="00BE0946">
        <w:rPr>
          <w:i/>
          <w:iCs/>
          <w:sz w:val="22"/>
          <w:szCs w:val="22"/>
        </w:rPr>
        <w:t xml:space="preserve"> </w:t>
      </w:r>
      <w:r w:rsidR="00F568D8" w:rsidRPr="00477636">
        <w:rPr>
          <w:b/>
          <w:sz w:val="22"/>
          <w:szCs w:val="22"/>
        </w:rPr>
        <w:t>Risk 2:</w:t>
      </w:r>
      <w:r w:rsidR="00F568D8">
        <w:rPr>
          <w:sz w:val="22"/>
          <w:szCs w:val="22"/>
        </w:rPr>
        <w:t xml:space="preserve"> </w:t>
      </w:r>
      <w:r w:rsidR="00BE0946">
        <w:rPr>
          <w:sz w:val="22"/>
          <w:szCs w:val="22"/>
        </w:rPr>
        <w:t>Management doesn’t cut guidance in 3Q26 earnings, either hiding evident Q4 weakness or due to lack of visibility</w:t>
      </w:r>
      <w:r w:rsidR="00806DAF">
        <w:rPr>
          <w:sz w:val="22"/>
          <w:szCs w:val="22"/>
        </w:rPr>
        <w:t xml:space="preserve">. </w:t>
      </w:r>
      <w:r w:rsidR="00806DAF" w:rsidRPr="00FD0D95">
        <w:rPr>
          <w:b/>
          <w:i/>
          <w:sz w:val="22"/>
          <w:szCs w:val="22"/>
        </w:rPr>
        <w:t>Mitigant:</w:t>
      </w:r>
      <w:r w:rsidR="00806DAF">
        <w:rPr>
          <w:i/>
          <w:iCs/>
          <w:sz w:val="22"/>
          <w:szCs w:val="22"/>
        </w:rPr>
        <w:t xml:space="preserve"> </w:t>
      </w:r>
      <w:r w:rsidR="000A7E9C">
        <w:rPr>
          <w:sz w:val="22"/>
          <w:szCs w:val="22"/>
        </w:rPr>
        <w:t xml:space="preserve">Q3 nights will come below consensus. </w:t>
      </w:r>
      <w:r w:rsidR="00EF1AD4">
        <w:rPr>
          <w:sz w:val="22"/>
          <w:szCs w:val="22"/>
        </w:rPr>
        <w:t>E</w:t>
      </w:r>
      <w:r w:rsidR="00837DF1">
        <w:rPr>
          <w:sz w:val="22"/>
          <w:szCs w:val="22"/>
        </w:rPr>
        <w:t>ven if guidance doesn’t miss, upward revisions are unlikely reducing upside risk, and the thesis is highly likely to be realized in 4Q26 earnings</w:t>
      </w:r>
      <w:r w:rsidR="00477636">
        <w:rPr>
          <w:sz w:val="22"/>
          <w:szCs w:val="22"/>
        </w:rPr>
        <w:t xml:space="preserve">. </w:t>
      </w:r>
    </w:p>
    <w:p w14:paraId="0C601BE3" w14:textId="7D1223BD" w:rsidR="005A3CF1" w:rsidRPr="004D2FCC" w:rsidRDefault="00801538" w:rsidP="002F740D">
      <w:pPr>
        <w:spacing w:after="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Valuation</w:t>
      </w:r>
      <w:r w:rsidR="004D2FCC">
        <w:rPr>
          <w:b/>
          <w:bCs/>
          <w:sz w:val="22"/>
          <w:szCs w:val="22"/>
        </w:rPr>
        <w:t xml:space="preserve">: </w:t>
      </w:r>
      <w:r w:rsidR="00B02D90">
        <w:rPr>
          <w:sz w:val="22"/>
          <w:szCs w:val="22"/>
        </w:rPr>
        <w:t xml:space="preserve">On our numbers ABNB trades at </w:t>
      </w:r>
      <w:r w:rsidR="00B02D90" w:rsidRPr="00980218">
        <w:rPr>
          <w:b/>
          <w:bCs/>
          <w:sz w:val="22"/>
          <w:szCs w:val="22"/>
        </w:rPr>
        <w:t>16.81</w:t>
      </w:r>
      <w:r w:rsidR="00980218" w:rsidRPr="00980218">
        <w:rPr>
          <w:b/>
          <w:bCs/>
          <w:sz w:val="22"/>
          <w:szCs w:val="22"/>
        </w:rPr>
        <w:t>x</w:t>
      </w:r>
      <w:r w:rsidR="00B02D90">
        <w:rPr>
          <w:sz w:val="22"/>
          <w:szCs w:val="22"/>
        </w:rPr>
        <w:t xml:space="preserve"> NTM EBITDA, while consensus numbers imply </w:t>
      </w:r>
      <w:r w:rsidR="00B02D90" w:rsidRPr="00980218">
        <w:rPr>
          <w:b/>
          <w:bCs/>
          <w:sz w:val="22"/>
          <w:szCs w:val="22"/>
        </w:rPr>
        <w:t>14.93x</w:t>
      </w:r>
      <w:r w:rsidR="00B02D90">
        <w:rPr>
          <w:sz w:val="22"/>
          <w:szCs w:val="22"/>
        </w:rPr>
        <w:t xml:space="preserve">. Assuming the market multiple compresses as the strong growth narrative weakens and margins come down, </w:t>
      </w:r>
      <w:r w:rsidR="00754974">
        <w:rPr>
          <w:sz w:val="22"/>
          <w:szCs w:val="22"/>
        </w:rPr>
        <w:t xml:space="preserve">on our numbers we value ABNB at </w:t>
      </w:r>
      <w:r w:rsidR="00754974" w:rsidRPr="00980218">
        <w:rPr>
          <w:b/>
          <w:bCs/>
          <w:sz w:val="22"/>
          <w:szCs w:val="22"/>
        </w:rPr>
        <w:t>13.43x</w:t>
      </w:r>
      <w:r w:rsidR="00754974">
        <w:rPr>
          <w:sz w:val="22"/>
          <w:szCs w:val="22"/>
        </w:rPr>
        <w:t xml:space="preserve"> NTM EBITDA, </w:t>
      </w:r>
      <w:r w:rsidR="0021079A">
        <w:rPr>
          <w:sz w:val="22"/>
          <w:szCs w:val="22"/>
        </w:rPr>
        <w:t>close to historical trough multiples</w:t>
      </w:r>
      <w:r w:rsidR="00754974">
        <w:rPr>
          <w:sz w:val="22"/>
          <w:szCs w:val="22"/>
        </w:rPr>
        <w:t xml:space="preserve">, implying a target price of </w:t>
      </w:r>
      <w:r w:rsidR="00980218">
        <w:rPr>
          <w:b/>
          <w:bCs/>
          <w:sz w:val="22"/>
          <w:szCs w:val="22"/>
        </w:rPr>
        <w:t>$122</w:t>
      </w:r>
      <w:r w:rsidR="00980218">
        <w:rPr>
          <w:sz w:val="22"/>
          <w:szCs w:val="22"/>
        </w:rPr>
        <w:t xml:space="preserve">. </w:t>
      </w:r>
      <w:r w:rsidR="00FD6F3A">
        <w:rPr>
          <w:sz w:val="22"/>
          <w:szCs w:val="22"/>
        </w:rPr>
        <w:t xml:space="preserve"> </w:t>
      </w:r>
    </w:p>
    <w:sectPr w:rsidR="005A3CF1" w:rsidRPr="004D2FCC" w:rsidSect="008F5438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8B822" w14:textId="77777777" w:rsidR="00D61DC5" w:rsidRDefault="00D61DC5">
      <w:pPr>
        <w:spacing w:after="0" w:line="240" w:lineRule="auto"/>
      </w:pPr>
      <w:r>
        <w:separator/>
      </w:r>
    </w:p>
  </w:endnote>
  <w:endnote w:type="continuationSeparator" w:id="0">
    <w:p w14:paraId="022C79E3" w14:textId="77777777" w:rsidR="00D61DC5" w:rsidRDefault="00D61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DE55" w14:textId="77777777" w:rsidR="00D61DC5" w:rsidRDefault="00D61DC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20FFCAC" w14:textId="77777777" w:rsidR="00D61DC5" w:rsidRDefault="00D61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611B1"/>
    <w:multiLevelType w:val="hybridMultilevel"/>
    <w:tmpl w:val="60F27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9702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rapaneni, Krishang">
    <w15:presenceInfo w15:providerId="AD" w15:userId="S::ksurapaneni@ufl.edu::14bdad43-30ca-41a5-ae9e-1e81b19f5b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CF1"/>
    <w:rsid w:val="0000027E"/>
    <w:rsid w:val="000007FA"/>
    <w:rsid w:val="00000FE1"/>
    <w:rsid w:val="00001590"/>
    <w:rsid w:val="00003D44"/>
    <w:rsid w:val="00003E4A"/>
    <w:rsid w:val="0000484E"/>
    <w:rsid w:val="00005012"/>
    <w:rsid w:val="0000521F"/>
    <w:rsid w:val="0000579A"/>
    <w:rsid w:val="00005F10"/>
    <w:rsid w:val="000077C5"/>
    <w:rsid w:val="0000787C"/>
    <w:rsid w:val="000100A1"/>
    <w:rsid w:val="000100F6"/>
    <w:rsid w:val="0001078A"/>
    <w:rsid w:val="00010A80"/>
    <w:rsid w:val="00011BDF"/>
    <w:rsid w:val="00011F68"/>
    <w:rsid w:val="0001212C"/>
    <w:rsid w:val="00012313"/>
    <w:rsid w:val="0001234B"/>
    <w:rsid w:val="00012BEE"/>
    <w:rsid w:val="00014CA3"/>
    <w:rsid w:val="0001590D"/>
    <w:rsid w:val="00015EA6"/>
    <w:rsid w:val="00015FAA"/>
    <w:rsid w:val="00016128"/>
    <w:rsid w:val="00017F81"/>
    <w:rsid w:val="00020B3C"/>
    <w:rsid w:val="00021DE3"/>
    <w:rsid w:val="00022A32"/>
    <w:rsid w:val="00022BAB"/>
    <w:rsid w:val="00023270"/>
    <w:rsid w:val="00024A3E"/>
    <w:rsid w:val="00024B24"/>
    <w:rsid w:val="00025214"/>
    <w:rsid w:val="0002547F"/>
    <w:rsid w:val="0002628E"/>
    <w:rsid w:val="00030BAD"/>
    <w:rsid w:val="000316FC"/>
    <w:rsid w:val="00032614"/>
    <w:rsid w:val="00032F6D"/>
    <w:rsid w:val="000338E4"/>
    <w:rsid w:val="0003390F"/>
    <w:rsid w:val="00034069"/>
    <w:rsid w:val="00035775"/>
    <w:rsid w:val="00035F43"/>
    <w:rsid w:val="000363FB"/>
    <w:rsid w:val="00036850"/>
    <w:rsid w:val="00037239"/>
    <w:rsid w:val="00037364"/>
    <w:rsid w:val="0004089C"/>
    <w:rsid w:val="000419C0"/>
    <w:rsid w:val="000421F4"/>
    <w:rsid w:val="00043501"/>
    <w:rsid w:val="00043F9D"/>
    <w:rsid w:val="00043FB6"/>
    <w:rsid w:val="00044733"/>
    <w:rsid w:val="00045153"/>
    <w:rsid w:val="0004686C"/>
    <w:rsid w:val="00046B43"/>
    <w:rsid w:val="00046C60"/>
    <w:rsid w:val="00050B07"/>
    <w:rsid w:val="00051A3C"/>
    <w:rsid w:val="00051E24"/>
    <w:rsid w:val="00052A33"/>
    <w:rsid w:val="000545E4"/>
    <w:rsid w:val="00054F20"/>
    <w:rsid w:val="000554DB"/>
    <w:rsid w:val="000558E7"/>
    <w:rsid w:val="00056FDF"/>
    <w:rsid w:val="00057A3F"/>
    <w:rsid w:val="00057ED0"/>
    <w:rsid w:val="00060216"/>
    <w:rsid w:val="00060D75"/>
    <w:rsid w:val="00061837"/>
    <w:rsid w:val="00061956"/>
    <w:rsid w:val="000621F4"/>
    <w:rsid w:val="0006273E"/>
    <w:rsid w:val="000629C3"/>
    <w:rsid w:val="00062D44"/>
    <w:rsid w:val="0006311B"/>
    <w:rsid w:val="00063550"/>
    <w:rsid w:val="000645F3"/>
    <w:rsid w:val="00065464"/>
    <w:rsid w:val="00065995"/>
    <w:rsid w:val="000662CD"/>
    <w:rsid w:val="000669A4"/>
    <w:rsid w:val="000714D7"/>
    <w:rsid w:val="000725D1"/>
    <w:rsid w:val="00073227"/>
    <w:rsid w:val="0007421E"/>
    <w:rsid w:val="00076643"/>
    <w:rsid w:val="00076E84"/>
    <w:rsid w:val="00077BD9"/>
    <w:rsid w:val="00077DE1"/>
    <w:rsid w:val="00077EF0"/>
    <w:rsid w:val="0008056F"/>
    <w:rsid w:val="00081DCF"/>
    <w:rsid w:val="00082618"/>
    <w:rsid w:val="00082B2B"/>
    <w:rsid w:val="0008308F"/>
    <w:rsid w:val="00084C6A"/>
    <w:rsid w:val="00085DFF"/>
    <w:rsid w:val="0008670A"/>
    <w:rsid w:val="00086A37"/>
    <w:rsid w:val="00086CAC"/>
    <w:rsid w:val="00087F38"/>
    <w:rsid w:val="0009119A"/>
    <w:rsid w:val="000912D2"/>
    <w:rsid w:val="00091C7C"/>
    <w:rsid w:val="000933E3"/>
    <w:rsid w:val="000936DD"/>
    <w:rsid w:val="000939B6"/>
    <w:rsid w:val="00094729"/>
    <w:rsid w:val="00094AFF"/>
    <w:rsid w:val="00094E6F"/>
    <w:rsid w:val="00095F5B"/>
    <w:rsid w:val="00096842"/>
    <w:rsid w:val="000A0250"/>
    <w:rsid w:val="000A044E"/>
    <w:rsid w:val="000A05F7"/>
    <w:rsid w:val="000A15BC"/>
    <w:rsid w:val="000A18AC"/>
    <w:rsid w:val="000A1A1D"/>
    <w:rsid w:val="000A28B6"/>
    <w:rsid w:val="000A2A27"/>
    <w:rsid w:val="000A4F7E"/>
    <w:rsid w:val="000A55BB"/>
    <w:rsid w:val="000A7894"/>
    <w:rsid w:val="000A7E9C"/>
    <w:rsid w:val="000B0590"/>
    <w:rsid w:val="000B06EC"/>
    <w:rsid w:val="000B1322"/>
    <w:rsid w:val="000B2579"/>
    <w:rsid w:val="000B2A80"/>
    <w:rsid w:val="000B32B9"/>
    <w:rsid w:val="000B4750"/>
    <w:rsid w:val="000B4868"/>
    <w:rsid w:val="000B69C3"/>
    <w:rsid w:val="000B78CD"/>
    <w:rsid w:val="000C2544"/>
    <w:rsid w:val="000C2D17"/>
    <w:rsid w:val="000C32BD"/>
    <w:rsid w:val="000C3669"/>
    <w:rsid w:val="000C384C"/>
    <w:rsid w:val="000C46EA"/>
    <w:rsid w:val="000C53AD"/>
    <w:rsid w:val="000C64A2"/>
    <w:rsid w:val="000C6E65"/>
    <w:rsid w:val="000D044F"/>
    <w:rsid w:val="000D0FBA"/>
    <w:rsid w:val="000D1619"/>
    <w:rsid w:val="000D2ED7"/>
    <w:rsid w:val="000D30DC"/>
    <w:rsid w:val="000D3886"/>
    <w:rsid w:val="000D3B2F"/>
    <w:rsid w:val="000D404F"/>
    <w:rsid w:val="000D41BC"/>
    <w:rsid w:val="000D423A"/>
    <w:rsid w:val="000D48EB"/>
    <w:rsid w:val="000D4FC4"/>
    <w:rsid w:val="000D6D37"/>
    <w:rsid w:val="000D7700"/>
    <w:rsid w:val="000D7BB3"/>
    <w:rsid w:val="000E03D7"/>
    <w:rsid w:val="000E0C17"/>
    <w:rsid w:val="000E1FD1"/>
    <w:rsid w:val="000E211D"/>
    <w:rsid w:val="000E279E"/>
    <w:rsid w:val="000E2E05"/>
    <w:rsid w:val="000E3D0C"/>
    <w:rsid w:val="000E4443"/>
    <w:rsid w:val="000F09D8"/>
    <w:rsid w:val="000F0ED0"/>
    <w:rsid w:val="000F25F0"/>
    <w:rsid w:val="000F2C63"/>
    <w:rsid w:val="000F491A"/>
    <w:rsid w:val="000F5E93"/>
    <w:rsid w:val="000F701C"/>
    <w:rsid w:val="000F75FA"/>
    <w:rsid w:val="000F761E"/>
    <w:rsid w:val="000F7716"/>
    <w:rsid w:val="00101555"/>
    <w:rsid w:val="001021F0"/>
    <w:rsid w:val="00102633"/>
    <w:rsid w:val="001027E8"/>
    <w:rsid w:val="00102A5A"/>
    <w:rsid w:val="00103737"/>
    <w:rsid w:val="00103F8C"/>
    <w:rsid w:val="001040AE"/>
    <w:rsid w:val="0010490D"/>
    <w:rsid w:val="00107088"/>
    <w:rsid w:val="001074CE"/>
    <w:rsid w:val="00107AB3"/>
    <w:rsid w:val="001108D8"/>
    <w:rsid w:val="00110DBE"/>
    <w:rsid w:val="00110F71"/>
    <w:rsid w:val="00110FC7"/>
    <w:rsid w:val="00113CA4"/>
    <w:rsid w:val="00116C6E"/>
    <w:rsid w:val="00116EE7"/>
    <w:rsid w:val="001176EB"/>
    <w:rsid w:val="00120A6C"/>
    <w:rsid w:val="001210BE"/>
    <w:rsid w:val="001218E6"/>
    <w:rsid w:val="0012294A"/>
    <w:rsid w:val="00122CE0"/>
    <w:rsid w:val="00124697"/>
    <w:rsid w:val="00125847"/>
    <w:rsid w:val="001263B4"/>
    <w:rsid w:val="00126BFA"/>
    <w:rsid w:val="00126D09"/>
    <w:rsid w:val="00126F25"/>
    <w:rsid w:val="001301AC"/>
    <w:rsid w:val="001304B3"/>
    <w:rsid w:val="0013091C"/>
    <w:rsid w:val="00130AE2"/>
    <w:rsid w:val="00130CD1"/>
    <w:rsid w:val="001312AD"/>
    <w:rsid w:val="00131592"/>
    <w:rsid w:val="00131FCE"/>
    <w:rsid w:val="0013251F"/>
    <w:rsid w:val="00132F04"/>
    <w:rsid w:val="001337EB"/>
    <w:rsid w:val="00134A7B"/>
    <w:rsid w:val="001372C4"/>
    <w:rsid w:val="00137BA8"/>
    <w:rsid w:val="00142598"/>
    <w:rsid w:val="0014264B"/>
    <w:rsid w:val="001436DE"/>
    <w:rsid w:val="00146D7F"/>
    <w:rsid w:val="001477C9"/>
    <w:rsid w:val="001508F9"/>
    <w:rsid w:val="001522A7"/>
    <w:rsid w:val="0015273E"/>
    <w:rsid w:val="001536C5"/>
    <w:rsid w:val="0015375D"/>
    <w:rsid w:val="001557F7"/>
    <w:rsid w:val="00156D68"/>
    <w:rsid w:val="001572E2"/>
    <w:rsid w:val="0015796B"/>
    <w:rsid w:val="00157B7F"/>
    <w:rsid w:val="0016000D"/>
    <w:rsid w:val="0016068F"/>
    <w:rsid w:val="001623A1"/>
    <w:rsid w:val="00162716"/>
    <w:rsid w:val="0016296F"/>
    <w:rsid w:val="0016322A"/>
    <w:rsid w:val="001648A7"/>
    <w:rsid w:val="001654DB"/>
    <w:rsid w:val="001654E0"/>
    <w:rsid w:val="0016764D"/>
    <w:rsid w:val="00170686"/>
    <w:rsid w:val="00171C64"/>
    <w:rsid w:val="0017284D"/>
    <w:rsid w:val="00172E22"/>
    <w:rsid w:val="00173C98"/>
    <w:rsid w:val="00176DCD"/>
    <w:rsid w:val="00176EB9"/>
    <w:rsid w:val="00180284"/>
    <w:rsid w:val="0018296B"/>
    <w:rsid w:val="00183102"/>
    <w:rsid w:val="00183276"/>
    <w:rsid w:val="001844BC"/>
    <w:rsid w:val="001855AA"/>
    <w:rsid w:val="00185F22"/>
    <w:rsid w:val="0018662B"/>
    <w:rsid w:val="00186CE8"/>
    <w:rsid w:val="001918A9"/>
    <w:rsid w:val="00191F15"/>
    <w:rsid w:val="001922A9"/>
    <w:rsid w:val="00192C8F"/>
    <w:rsid w:val="00193456"/>
    <w:rsid w:val="00193DCE"/>
    <w:rsid w:val="001948C0"/>
    <w:rsid w:val="00194AC4"/>
    <w:rsid w:val="00196218"/>
    <w:rsid w:val="00197196"/>
    <w:rsid w:val="00197466"/>
    <w:rsid w:val="001978BF"/>
    <w:rsid w:val="001A0399"/>
    <w:rsid w:val="001A0CF9"/>
    <w:rsid w:val="001A16B0"/>
    <w:rsid w:val="001A28ED"/>
    <w:rsid w:val="001A35C9"/>
    <w:rsid w:val="001A36B4"/>
    <w:rsid w:val="001A3E13"/>
    <w:rsid w:val="001A4606"/>
    <w:rsid w:val="001A662F"/>
    <w:rsid w:val="001A6841"/>
    <w:rsid w:val="001A73FB"/>
    <w:rsid w:val="001B051B"/>
    <w:rsid w:val="001B0CC9"/>
    <w:rsid w:val="001B219A"/>
    <w:rsid w:val="001B6148"/>
    <w:rsid w:val="001B68AD"/>
    <w:rsid w:val="001B77C0"/>
    <w:rsid w:val="001B7E37"/>
    <w:rsid w:val="001C0766"/>
    <w:rsid w:val="001C141D"/>
    <w:rsid w:val="001C1687"/>
    <w:rsid w:val="001C2397"/>
    <w:rsid w:val="001C3B04"/>
    <w:rsid w:val="001C428D"/>
    <w:rsid w:val="001C6C51"/>
    <w:rsid w:val="001C7B7B"/>
    <w:rsid w:val="001D0298"/>
    <w:rsid w:val="001D0321"/>
    <w:rsid w:val="001D1AED"/>
    <w:rsid w:val="001D2205"/>
    <w:rsid w:val="001D2672"/>
    <w:rsid w:val="001D2F46"/>
    <w:rsid w:val="001D3AED"/>
    <w:rsid w:val="001D40C7"/>
    <w:rsid w:val="001D4AAB"/>
    <w:rsid w:val="001D5058"/>
    <w:rsid w:val="001D5109"/>
    <w:rsid w:val="001D5232"/>
    <w:rsid w:val="001D669A"/>
    <w:rsid w:val="001D6EC4"/>
    <w:rsid w:val="001D7C77"/>
    <w:rsid w:val="001E060A"/>
    <w:rsid w:val="001E0E02"/>
    <w:rsid w:val="001E1977"/>
    <w:rsid w:val="001E1B33"/>
    <w:rsid w:val="001E30B3"/>
    <w:rsid w:val="001E39C5"/>
    <w:rsid w:val="001E471F"/>
    <w:rsid w:val="001E4ADF"/>
    <w:rsid w:val="001E628A"/>
    <w:rsid w:val="001E68FD"/>
    <w:rsid w:val="001E6E07"/>
    <w:rsid w:val="001E73C9"/>
    <w:rsid w:val="001E7A52"/>
    <w:rsid w:val="001F03B2"/>
    <w:rsid w:val="001F0E81"/>
    <w:rsid w:val="001F13CF"/>
    <w:rsid w:val="001F173F"/>
    <w:rsid w:val="001F17DD"/>
    <w:rsid w:val="001F21A5"/>
    <w:rsid w:val="001F25FE"/>
    <w:rsid w:val="001F3D63"/>
    <w:rsid w:val="001F44B0"/>
    <w:rsid w:val="001F5407"/>
    <w:rsid w:val="001F5A7B"/>
    <w:rsid w:val="001F69E3"/>
    <w:rsid w:val="001F7298"/>
    <w:rsid w:val="001F7EDD"/>
    <w:rsid w:val="00200802"/>
    <w:rsid w:val="00202A2E"/>
    <w:rsid w:val="00203233"/>
    <w:rsid w:val="00206D82"/>
    <w:rsid w:val="0021079A"/>
    <w:rsid w:val="00212DDB"/>
    <w:rsid w:val="002141C1"/>
    <w:rsid w:val="002143AD"/>
    <w:rsid w:val="002144CA"/>
    <w:rsid w:val="00215465"/>
    <w:rsid w:val="00215AC1"/>
    <w:rsid w:val="00216D18"/>
    <w:rsid w:val="002173CB"/>
    <w:rsid w:val="00217DF3"/>
    <w:rsid w:val="002203EC"/>
    <w:rsid w:val="00220468"/>
    <w:rsid w:val="00220843"/>
    <w:rsid w:val="00220FF7"/>
    <w:rsid w:val="002216B1"/>
    <w:rsid w:val="002235D9"/>
    <w:rsid w:val="00223896"/>
    <w:rsid w:val="00224B50"/>
    <w:rsid w:val="00224C4F"/>
    <w:rsid w:val="00224DD8"/>
    <w:rsid w:val="002258EB"/>
    <w:rsid w:val="00225F0C"/>
    <w:rsid w:val="00226152"/>
    <w:rsid w:val="00231673"/>
    <w:rsid w:val="0023203F"/>
    <w:rsid w:val="002323E4"/>
    <w:rsid w:val="002347F7"/>
    <w:rsid w:val="00234880"/>
    <w:rsid w:val="002355B6"/>
    <w:rsid w:val="00235E46"/>
    <w:rsid w:val="0024028D"/>
    <w:rsid w:val="002418CB"/>
    <w:rsid w:val="002420C0"/>
    <w:rsid w:val="00242350"/>
    <w:rsid w:val="0024324D"/>
    <w:rsid w:val="0024349E"/>
    <w:rsid w:val="00243536"/>
    <w:rsid w:val="002435AB"/>
    <w:rsid w:val="002442CD"/>
    <w:rsid w:val="00244746"/>
    <w:rsid w:val="00245716"/>
    <w:rsid w:val="0024606A"/>
    <w:rsid w:val="00247559"/>
    <w:rsid w:val="00250BF7"/>
    <w:rsid w:val="00251A73"/>
    <w:rsid w:val="00252FAE"/>
    <w:rsid w:val="00253B2C"/>
    <w:rsid w:val="00254251"/>
    <w:rsid w:val="00254497"/>
    <w:rsid w:val="00255501"/>
    <w:rsid w:val="00255D9B"/>
    <w:rsid w:val="00255FFC"/>
    <w:rsid w:val="0025618A"/>
    <w:rsid w:val="00256BD5"/>
    <w:rsid w:val="00256F45"/>
    <w:rsid w:val="0025716F"/>
    <w:rsid w:val="002573C5"/>
    <w:rsid w:val="00257A95"/>
    <w:rsid w:val="00257E42"/>
    <w:rsid w:val="00260430"/>
    <w:rsid w:val="00260705"/>
    <w:rsid w:val="00260AC1"/>
    <w:rsid w:val="0026140B"/>
    <w:rsid w:val="00262A3B"/>
    <w:rsid w:val="002633C5"/>
    <w:rsid w:val="00264600"/>
    <w:rsid w:val="0026508F"/>
    <w:rsid w:val="00265153"/>
    <w:rsid w:val="002657A1"/>
    <w:rsid w:val="00266E73"/>
    <w:rsid w:val="00267CF2"/>
    <w:rsid w:val="00267DE2"/>
    <w:rsid w:val="00270769"/>
    <w:rsid w:val="00270E2E"/>
    <w:rsid w:val="0027225D"/>
    <w:rsid w:val="00272BE2"/>
    <w:rsid w:val="00273D10"/>
    <w:rsid w:val="00273D89"/>
    <w:rsid w:val="0027429D"/>
    <w:rsid w:val="00274803"/>
    <w:rsid w:val="00275014"/>
    <w:rsid w:val="00275CA7"/>
    <w:rsid w:val="00276BB8"/>
    <w:rsid w:val="00276FCD"/>
    <w:rsid w:val="00277B87"/>
    <w:rsid w:val="002804FB"/>
    <w:rsid w:val="00280575"/>
    <w:rsid w:val="00280ADC"/>
    <w:rsid w:val="00280FC6"/>
    <w:rsid w:val="00282EE6"/>
    <w:rsid w:val="00282FC5"/>
    <w:rsid w:val="002835D4"/>
    <w:rsid w:val="0028381B"/>
    <w:rsid w:val="00283DC7"/>
    <w:rsid w:val="00287100"/>
    <w:rsid w:val="002872C4"/>
    <w:rsid w:val="00287335"/>
    <w:rsid w:val="00287C8F"/>
    <w:rsid w:val="00290435"/>
    <w:rsid w:val="00290EF0"/>
    <w:rsid w:val="002911DC"/>
    <w:rsid w:val="00291282"/>
    <w:rsid w:val="00292615"/>
    <w:rsid w:val="0029328E"/>
    <w:rsid w:val="0029331C"/>
    <w:rsid w:val="002933BE"/>
    <w:rsid w:val="0029490B"/>
    <w:rsid w:val="00296C1C"/>
    <w:rsid w:val="0029721E"/>
    <w:rsid w:val="002A0D3F"/>
    <w:rsid w:val="002A2290"/>
    <w:rsid w:val="002A28C5"/>
    <w:rsid w:val="002A2D26"/>
    <w:rsid w:val="002A3486"/>
    <w:rsid w:val="002A3FCA"/>
    <w:rsid w:val="002A482B"/>
    <w:rsid w:val="002A5290"/>
    <w:rsid w:val="002B0517"/>
    <w:rsid w:val="002B0611"/>
    <w:rsid w:val="002B0789"/>
    <w:rsid w:val="002B07F4"/>
    <w:rsid w:val="002B0C40"/>
    <w:rsid w:val="002B16CD"/>
    <w:rsid w:val="002B1707"/>
    <w:rsid w:val="002B28DD"/>
    <w:rsid w:val="002B3146"/>
    <w:rsid w:val="002B3652"/>
    <w:rsid w:val="002B483C"/>
    <w:rsid w:val="002B498F"/>
    <w:rsid w:val="002B4A55"/>
    <w:rsid w:val="002B5938"/>
    <w:rsid w:val="002B6D36"/>
    <w:rsid w:val="002C0EC7"/>
    <w:rsid w:val="002C13DE"/>
    <w:rsid w:val="002C1F45"/>
    <w:rsid w:val="002C41DE"/>
    <w:rsid w:val="002C5621"/>
    <w:rsid w:val="002C6520"/>
    <w:rsid w:val="002C6769"/>
    <w:rsid w:val="002C78FE"/>
    <w:rsid w:val="002C7FB2"/>
    <w:rsid w:val="002D00FC"/>
    <w:rsid w:val="002D1382"/>
    <w:rsid w:val="002D1AD4"/>
    <w:rsid w:val="002D206B"/>
    <w:rsid w:val="002D2C7A"/>
    <w:rsid w:val="002D2FF1"/>
    <w:rsid w:val="002D4C67"/>
    <w:rsid w:val="002D4EEF"/>
    <w:rsid w:val="002D527F"/>
    <w:rsid w:val="002D6179"/>
    <w:rsid w:val="002E01AE"/>
    <w:rsid w:val="002E029F"/>
    <w:rsid w:val="002E0AF5"/>
    <w:rsid w:val="002E1993"/>
    <w:rsid w:val="002E23E2"/>
    <w:rsid w:val="002E2DFC"/>
    <w:rsid w:val="002E4969"/>
    <w:rsid w:val="002E4BF3"/>
    <w:rsid w:val="002E560D"/>
    <w:rsid w:val="002E5AE6"/>
    <w:rsid w:val="002E613A"/>
    <w:rsid w:val="002E7794"/>
    <w:rsid w:val="002E7C08"/>
    <w:rsid w:val="002F30A2"/>
    <w:rsid w:val="002F365F"/>
    <w:rsid w:val="002F3B42"/>
    <w:rsid w:val="002F40E5"/>
    <w:rsid w:val="002F4423"/>
    <w:rsid w:val="002F46D3"/>
    <w:rsid w:val="002F4D75"/>
    <w:rsid w:val="002F5DCB"/>
    <w:rsid w:val="002F614F"/>
    <w:rsid w:val="002F618E"/>
    <w:rsid w:val="002F6EF1"/>
    <w:rsid w:val="002F72AB"/>
    <w:rsid w:val="002F740D"/>
    <w:rsid w:val="00300C18"/>
    <w:rsid w:val="00301629"/>
    <w:rsid w:val="00301660"/>
    <w:rsid w:val="00301ECB"/>
    <w:rsid w:val="003022F6"/>
    <w:rsid w:val="003031DE"/>
    <w:rsid w:val="0030355C"/>
    <w:rsid w:val="00303A0D"/>
    <w:rsid w:val="003048FE"/>
    <w:rsid w:val="0030653E"/>
    <w:rsid w:val="0030674F"/>
    <w:rsid w:val="00306914"/>
    <w:rsid w:val="00306D13"/>
    <w:rsid w:val="003072C5"/>
    <w:rsid w:val="00310557"/>
    <w:rsid w:val="0031067F"/>
    <w:rsid w:val="003111D0"/>
    <w:rsid w:val="0031125F"/>
    <w:rsid w:val="00311388"/>
    <w:rsid w:val="003116E3"/>
    <w:rsid w:val="00311CE3"/>
    <w:rsid w:val="00312F02"/>
    <w:rsid w:val="0031338F"/>
    <w:rsid w:val="0031354B"/>
    <w:rsid w:val="003135BD"/>
    <w:rsid w:val="0031488C"/>
    <w:rsid w:val="00314974"/>
    <w:rsid w:val="00314A6F"/>
    <w:rsid w:val="00314FD9"/>
    <w:rsid w:val="00315043"/>
    <w:rsid w:val="0031611B"/>
    <w:rsid w:val="003177BE"/>
    <w:rsid w:val="00317A6F"/>
    <w:rsid w:val="00320C7B"/>
    <w:rsid w:val="003211A8"/>
    <w:rsid w:val="00321AB1"/>
    <w:rsid w:val="00322029"/>
    <w:rsid w:val="00323793"/>
    <w:rsid w:val="00324AB1"/>
    <w:rsid w:val="003256F4"/>
    <w:rsid w:val="00327BB6"/>
    <w:rsid w:val="00327C54"/>
    <w:rsid w:val="003300F5"/>
    <w:rsid w:val="00330C65"/>
    <w:rsid w:val="00331180"/>
    <w:rsid w:val="003331F1"/>
    <w:rsid w:val="003336B3"/>
    <w:rsid w:val="003336E3"/>
    <w:rsid w:val="00334807"/>
    <w:rsid w:val="003349CE"/>
    <w:rsid w:val="00334E7F"/>
    <w:rsid w:val="00335384"/>
    <w:rsid w:val="00336142"/>
    <w:rsid w:val="00336BF5"/>
    <w:rsid w:val="00337A20"/>
    <w:rsid w:val="00337B77"/>
    <w:rsid w:val="003415AF"/>
    <w:rsid w:val="0034288C"/>
    <w:rsid w:val="00342DA8"/>
    <w:rsid w:val="00343320"/>
    <w:rsid w:val="0034385A"/>
    <w:rsid w:val="00344648"/>
    <w:rsid w:val="00344B50"/>
    <w:rsid w:val="00344DB3"/>
    <w:rsid w:val="0034584E"/>
    <w:rsid w:val="00345964"/>
    <w:rsid w:val="00345A8D"/>
    <w:rsid w:val="00346A43"/>
    <w:rsid w:val="00346BF1"/>
    <w:rsid w:val="00347359"/>
    <w:rsid w:val="003474FA"/>
    <w:rsid w:val="003505E1"/>
    <w:rsid w:val="00350CBC"/>
    <w:rsid w:val="00351AD8"/>
    <w:rsid w:val="00351FD1"/>
    <w:rsid w:val="00352811"/>
    <w:rsid w:val="00352816"/>
    <w:rsid w:val="00352CDE"/>
    <w:rsid w:val="00353AE1"/>
    <w:rsid w:val="003540A1"/>
    <w:rsid w:val="00354815"/>
    <w:rsid w:val="0035534E"/>
    <w:rsid w:val="00355376"/>
    <w:rsid w:val="003577B1"/>
    <w:rsid w:val="00360B1F"/>
    <w:rsid w:val="00360C44"/>
    <w:rsid w:val="00360DAE"/>
    <w:rsid w:val="00361D4E"/>
    <w:rsid w:val="00361E83"/>
    <w:rsid w:val="00362C9B"/>
    <w:rsid w:val="00362E86"/>
    <w:rsid w:val="00363161"/>
    <w:rsid w:val="00364451"/>
    <w:rsid w:val="00364678"/>
    <w:rsid w:val="0036490A"/>
    <w:rsid w:val="00364F7E"/>
    <w:rsid w:val="0036549D"/>
    <w:rsid w:val="00365FC8"/>
    <w:rsid w:val="00366E36"/>
    <w:rsid w:val="00366EDF"/>
    <w:rsid w:val="00367646"/>
    <w:rsid w:val="00367859"/>
    <w:rsid w:val="003729DF"/>
    <w:rsid w:val="00372A23"/>
    <w:rsid w:val="00372CE9"/>
    <w:rsid w:val="003733A9"/>
    <w:rsid w:val="0037438D"/>
    <w:rsid w:val="003748B8"/>
    <w:rsid w:val="00374AE6"/>
    <w:rsid w:val="00376022"/>
    <w:rsid w:val="00376BE2"/>
    <w:rsid w:val="0037710C"/>
    <w:rsid w:val="00377973"/>
    <w:rsid w:val="00377AFE"/>
    <w:rsid w:val="00380CF3"/>
    <w:rsid w:val="00380E63"/>
    <w:rsid w:val="00382B51"/>
    <w:rsid w:val="0038402F"/>
    <w:rsid w:val="00385E9B"/>
    <w:rsid w:val="00387C18"/>
    <w:rsid w:val="00391E30"/>
    <w:rsid w:val="00392702"/>
    <w:rsid w:val="00392AEC"/>
    <w:rsid w:val="00392D16"/>
    <w:rsid w:val="003934D1"/>
    <w:rsid w:val="003950AF"/>
    <w:rsid w:val="003954CF"/>
    <w:rsid w:val="0039611B"/>
    <w:rsid w:val="00396836"/>
    <w:rsid w:val="003978AE"/>
    <w:rsid w:val="003A05B1"/>
    <w:rsid w:val="003A0A16"/>
    <w:rsid w:val="003A0CE3"/>
    <w:rsid w:val="003A2714"/>
    <w:rsid w:val="003A3EF7"/>
    <w:rsid w:val="003A4263"/>
    <w:rsid w:val="003A4C74"/>
    <w:rsid w:val="003A57A4"/>
    <w:rsid w:val="003A6055"/>
    <w:rsid w:val="003A6EC2"/>
    <w:rsid w:val="003A71B5"/>
    <w:rsid w:val="003B0470"/>
    <w:rsid w:val="003B0967"/>
    <w:rsid w:val="003B097D"/>
    <w:rsid w:val="003B0BDC"/>
    <w:rsid w:val="003B16A2"/>
    <w:rsid w:val="003B26DE"/>
    <w:rsid w:val="003B32C1"/>
    <w:rsid w:val="003B3F91"/>
    <w:rsid w:val="003B417F"/>
    <w:rsid w:val="003B4EA9"/>
    <w:rsid w:val="003B5B8B"/>
    <w:rsid w:val="003B5F81"/>
    <w:rsid w:val="003B6C09"/>
    <w:rsid w:val="003C067A"/>
    <w:rsid w:val="003C0B8D"/>
    <w:rsid w:val="003C0F93"/>
    <w:rsid w:val="003C2291"/>
    <w:rsid w:val="003C22EF"/>
    <w:rsid w:val="003C331C"/>
    <w:rsid w:val="003C3A49"/>
    <w:rsid w:val="003C41F9"/>
    <w:rsid w:val="003C4CB3"/>
    <w:rsid w:val="003C5B28"/>
    <w:rsid w:val="003C64CB"/>
    <w:rsid w:val="003C6CCB"/>
    <w:rsid w:val="003C70C6"/>
    <w:rsid w:val="003C7149"/>
    <w:rsid w:val="003C7F38"/>
    <w:rsid w:val="003D029A"/>
    <w:rsid w:val="003D0672"/>
    <w:rsid w:val="003D0D67"/>
    <w:rsid w:val="003D1383"/>
    <w:rsid w:val="003D277A"/>
    <w:rsid w:val="003D29EE"/>
    <w:rsid w:val="003D2D34"/>
    <w:rsid w:val="003D34EB"/>
    <w:rsid w:val="003D364D"/>
    <w:rsid w:val="003D39FE"/>
    <w:rsid w:val="003D48AE"/>
    <w:rsid w:val="003D4DA9"/>
    <w:rsid w:val="003D64A1"/>
    <w:rsid w:val="003D6DC0"/>
    <w:rsid w:val="003E04D4"/>
    <w:rsid w:val="003E0BA2"/>
    <w:rsid w:val="003E0DB1"/>
    <w:rsid w:val="003E1479"/>
    <w:rsid w:val="003E1631"/>
    <w:rsid w:val="003E16C0"/>
    <w:rsid w:val="003E1753"/>
    <w:rsid w:val="003E2141"/>
    <w:rsid w:val="003E2B83"/>
    <w:rsid w:val="003E2EAD"/>
    <w:rsid w:val="003E311C"/>
    <w:rsid w:val="003E3234"/>
    <w:rsid w:val="003E37AB"/>
    <w:rsid w:val="003E3FE9"/>
    <w:rsid w:val="003E4AF3"/>
    <w:rsid w:val="003E6556"/>
    <w:rsid w:val="003E75D7"/>
    <w:rsid w:val="003F0D01"/>
    <w:rsid w:val="003F1851"/>
    <w:rsid w:val="003F2608"/>
    <w:rsid w:val="003F2E99"/>
    <w:rsid w:val="003F4911"/>
    <w:rsid w:val="003F4C28"/>
    <w:rsid w:val="004005D0"/>
    <w:rsid w:val="004017BD"/>
    <w:rsid w:val="00401E69"/>
    <w:rsid w:val="00403517"/>
    <w:rsid w:val="0040484C"/>
    <w:rsid w:val="00404B2D"/>
    <w:rsid w:val="0040617B"/>
    <w:rsid w:val="00406469"/>
    <w:rsid w:val="00407CCA"/>
    <w:rsid w:val="00410994"/>
    <w:rsid w:val="00410E75"/>
    <w:rsid w:val="0041294F"/>
    <w:rsid w:val="00413735"/>
    <w:rsid w:val="0041408F"/>
    <w:rsid w:val="00416410"/>
    <w:rsid w:val="00416AFF"/>
    <w:rsid w:val="00416B4E"/>
    <w:rsid w:val="00416D1F"/>
    <w:rsid w:val="004170DA"/>
    <w:rsid w:val="004172F8"/>
    <w:rsid w:val="00417408"/>
    <w:rsid w:val="004179E7"/>
    <w:rsid w:val="00420954"/>
    <w:rsid w:val="004244ED"/>
    <w:rsid w:val="004258C4"/>
    <w:rsid w:val="004308B7"/>
    <w:rsid w:val="004320AF"/>
    <w:rsid w:val="004324BE"/>
    <w:rsid w:val="00433C2B"/>
    <w:rsid w:val="00433F39"/>
    <w:rsid w:val="00434087"/>
    <w:rsid w:val="004340EB"/>
    <w:rsid w:val="004347DE"/>
    <w:rsid w:val="00435CC9"/>
    <w:rsid w:val="00437C57"/>
    <w:rsid w:val="004402E2"/>
    <w:rsid w:val="004404EC"/>
    <w:rsid w:val="00440C3F"/>
    <w:rsid w:val="00441CD5"/>
    <w:rsid w:val="00444A1E"/>
    <w:rsid w:val="004457FE"/>
    <w:rsid w:val="00446B73"/>
    <w:rsid w:val="00447348"/>
    <w:rsid w:val="00447623"/>
    <w:rsid w:val="00450E86"/>
    <w:rsid w:val="004517FB"/>
    <w:rsid w:val="00451885"/>
    <w:rsid w:val="0045195F"/>
    <w:rsid w:val="00451C9A"/>
    <w:rsid w:val="00451FB0"/>
    <w:rsid w:val="004520D5"/>
    <w:rsid w:val="00452304"/>
    <w:rsid w:val="004523E2"/>
    <w:rsid w:val="00454388"/>
    <w:rsid w:val="00454FE2"/>
    <w:rsid w:val="00455847"/>
    <w:rsid w:val="00456D7A"/>
    <w:rsid w:val="0045794D"/>
    <w:rsid w:val="004601AF"/>
    <w:rsid w:val="0046096B"/>
    <w:rsid w:val="00460BA2"/>
    <w:rsid w:val="0046212D"/>
    <w:rsid w:val="0046364F"/>
    <w:rsid w:val="004636D5"/>
    <w:rsid w:val="00463B5C"/>
    <w:rsid w:val="004644A6"/>
    <w:rsid w:val="00464607"/>
    <w:rsid w:val="00465655"/>
    <w:rsid w:val="00466243"/>
    <w:rsid w:val="00470D74"/>
    <w:rsid w:val="004719F0"/>
    <w:rsid w:val="00471E8C"/>
    <w:rsid w:val="00472616"/>
    <w:rsid w:val="00472CEE"/>
    <w:rsid w:val="0047331C"/>
    <w:rsid w:val="0047348D"/>
    <w:rsid w:val="0047469E"/>
    <w:rsid w:val="004759D3"/>
    <w:rsid w:val="0047756A"/>
    <w:rsid w:val="00477636"/>
    <w:rsid w:val="0048086C"/>
    <w:rsid w:val="0048086F"/>
    <w:rsid w:val="00482025"/>
    <w:rsid w:val="00483CC2"/>
    <w:rsid w:val="0048435C"/>
    <w:rsid w:val="00484F74"/>
    <w:rsid w:val="00486132"/>
    <w:rsid w:val="004863CA"/>
    <w:rsid w:val="004864ED"/>
    <w:rsid w:val="00486CF3"/>
    <w:rsid w:val="00487203"/>
    <w:rsid w:val="004933AC"/>
    <w:rsid w:val="004933DD"/>
    <w:rsid w:val="00493563"/>
    <w:rsid w:val="0049405C"/>
    <w:rsid w:val="0049511F"/>
    <w:rsid w:val="004953EA"/>
    <w:rsid w:val="00495455"/>
    <w:rsid w:val="0049561E"/>
    <w:rsid w:val="0049637A"/>
    <w:rsid w:val="00496A10"/>
    <w:rsid w:val="00496D11"/>
    <w:rsid w:val="00496FF8"/>
    <w:rsid w:val="004A0AE2"/>
    <w:rsid w:val="004A1052"/>
    <w:rsid w:val="004A1E1B"/>
    <w:rsid w:val="004A1F65"/>
    <w:rsid w:val="004A2037"/>
    <w:rsid w:val="004A21C8"/>
    <w:rsid w:val="004A2257"/>
    <w:rsid w:val="004A2840"/>
    <w:rsid w:val="004A400D"/>
    <w:rsid w:val="004A45A8"/>
    <w:rsid w:val="004A59BA"/>
    <w:rsid w:val="004A60EC"/>
    <w:rsid w:val="004B0038"/>
    <w:rsid w:val="004B0CE8"/>
    <w:rsid w:val="004B1895"/>
    <w:rsid w:val="004B22ED"/>
    <w:rsid w:val="004B37E0"/>
    <w:rsid w:val="004B3A8D"/>
    <w:rsid w:val="004B4378"/>
    <w:rsid w:val="004B5790"/>
    <w:rsid w:val="004B712A"/>
    <w:rsid w:val="004C03D7"/>
    <w:rsid w:val="004C187B"/>
    <w:rsid w:val="004C1B84"/>
    <w:rsid w:val="004C31B4"/>
    <w:rsid w:val="004C3963"/>
    <w:rsid w:val="004C455D"/>
    <w:rsid w:val="004C4B41"/>
    <w:rsid w:val="004C4DF6"/>
    <w:rsid w:val="004C4E38"/>
    <w:rsid w:val="004C56B2"/>
    <w:rsid w:val="004C58D8"/>
    <w:rsid w:val="004C74C4"/>
    <w:rsid w:val="004D03AD"/>
    <w:rsid w:val="004D0838"/>
    <w:rsid w:val="004D1572"/>
    <w:rsid w:val="004D2640"/>
    <w:rsid w:val="004D2FCC"/>
    <w:rsid w:val="004D6CFC"/>
    <w:rsid w:val="004E192D"/>
    <w:rsid w:val="004E369A"/>
    <w:rsid w:val="004E4E2C"/>
    <w:rsid w:val="004E4FC1"/>
    <w:rsid w:val="004E5880"/>
    <w:rsid w:val="004E5BC7"/>
    <w:rsid w:val="004E7E99"/>
    <w:rsid w:val="004F200B"/>
    <w:rsid w:val="004F5097"/>
    <w:rsid w:val="004F59B4"/>
    <w:rsid w:val="004F5F15"/>
    <w:rsid w:val="004F66ED"/>
    <w:rsid w:val="004F7731"/>
    <w:rsid w:val="0050010F"/>
    <w:rsid w:val="005010D4"/>
    <w:rsid w:val="00501ACD"/>
    <w:rsid w:val="005029FC"/>
    <w:rsid w:val="00504FF4"/>
    <w:rsid w:val="00506B41"/>
    <w:rsid w:val="00506D6F"/>
    <w:rsid w:val="00507302"/>
    <w:rsid w:val="00510CCF"/>
    <w:rsid w:val="00510D3D"/>
    <w:rsid w:val="005115DF"/>
    <w:rsid w:val="00511B33"/>
    <w:rsid w:val="005127D8"/>
    <w:rsid w:val="00513346"/>
    <w:rsid w:val="0051672B"/>
    <w:rsid w:val="00516B5B"/>
    <w:rsid w:val="00516E33"/>
    <w:rsid w:val="00521FBC"/>
    <w:rsid w:val="00522222"/>
    <w:rsid w:val="0052247C"/>
    <w:rsid w:val="005240DC"/>
    <w:rsid w:val="005268CB"/>
    <w:rsid w:val="00530664"/>
    <w:rsid w:val="00530AB9"/>
    <w:rsid w:val="00530B7F"/>
    <w:rsid w:val="00532001"/>
    <w:rsid w:val="00533743"/>
    <w:rsid w:val="0053391A"/>
    <w:rsid w:val="00534273"/>
    <w:rsid w:val="00534526"/>
    <w:rsid w:val="00534C43"/>
    <w:rsid w:val="0053564D"/>
    <w:rsid w:val="0053570F"/>
    <w:rsid w:val="005365F7"/>
    <w:rsid w:val="00537554"/>
    <w:rsid w:val="00540549"/>
    <w:rsid w:val="00540EF4"/>
    <w:rsid w:val="005428C1"/>
    <w:rsid w:val="00543EBB"/>
    <w:rsid w:val="0054429B"/>
    <w:rsid w:val="00544335"/>
    <w:rsid w:val="00544A29"/>
    <w:rsid w:val="00544B7C"/>
    <w:rsid w:val="00544DD4"/>
    <w:rsid w:val="0054569F"/>
    <w:rsid w:val="00545CCF"/>
    <w:rsid w:val="00546393"/>
    <w:rsid w:val="0054718F"/>
    <w:rsid w:val="00547205"/>
    <w:rsid w:val="00547742"/>
    <w:rsid w:val="00547D8D"/>
    <w:rsid w:val="0055022D"/>
    <w:rsid w:val="005505B9"/>
    <w:rsid w:val="005516DC"/>
    <w:rsid w:val="00551AA9"/>
    <w:rsid w:val="005526EC"/>
    <w:rsid w:val="00552DE2"/>
    <w:rsid w:val="00552F23"/>
    <w:rsid w:val="00553933"/>
    <w:rsid w:val="00553CCC"/>
    <w:rsid w:val="005541C8"/>
    <w:rsid w:val="0055425F"/>
    <w:rsid w:val="005552DF"/>
    <w:rsid w:val="00556712"/>
    <w:rsid w:val="00556CD8"/>
    <w:rsid w:val="0055701B"/>
    <w:rsid w:val="00557053"/>
    <w:rsid w:val="00557607"/>
    <w:rsid w:val="00557DDC"/>
    <w:rsid w:val="0056051B"/>
    <w:rsid w:val="0056086F"/>
    <w:rsid w:val="00561B3F"/>
    <w:rsid w:val="005625CC"/>
    <w:rsid w:val="0056293B"/>
    <w:rsid w:val="00562D57"/>
    <w:rsid w:val="00563484"/>
    <w:rsid w:val="00563ED4"/>
    <w:rsid w:val="00564E7A"/>
    <w:rsid w:val="00565457"/>
    <w:rsid w:val="00570FE3"/>
    <w:rsid w:val="005717BC"/>
    <w:rsid w:val="00572426"/>
    <w:rsid w:val="00572567"/>
    <w:rsid w:val="00573EF5"/>
    <w:rsid w:val="0057490A"/>
    <w:rsid w:val="005755DB"/>
    <w:rsid w:val="00575D55"/>
    <w:rsid w:val="0057620C"/>
    <w:rsid w:val="005775F8"/>
    <w:rsid w:val="00577ACA"/>
    <w:rsid w:val="00580098"/>
    <w:rsid w:val="005803B3"/>
    <w:rsid w:val="00580651"/>
    <w:rsid w:val="00582FD4"/>
    <w:rsid w:val="00583359"/>
    <w:rsid w:val="00584527"/>
    <w:rsid w:val="00584E3A"/>
    <w:rsid w:val="00585A4C"/>
    <w:rsid w:val="00586619"/>
    <w:rsid w:val="00587486"/>
    <w:rsid w:val="005877C2"/>
    <w:rsid w:val="00587FBF"/>
    <w:rsid w:val="005937E8"/>
    <w:rsid w:val="00593CD4"/>
    <w:rsid w:val="00593F72"/>
    <w:rsid w:val="00594226"/>
    <w:rsid w:val="005945EC"/>
    <w:rsid w:val="00595540"/>
    <w:rsid w:val="0059796E"/>
    <w:rsid w:val="005A011F"/>
    <w:rsid w:val="005A071F"/>
    <w:rsid w:val="005A22EF"/>
    <w:rsid w:val="005A2424"/>
    <w:rsid w:val="005A2CC8"/>
    <w:rsid w:val="005A330D"/>
    <w:rsid w:val="005A3CF1"/>
    <w:rsid w:val="005A3E5E"/>
    <w:rsid w:val="005A5E3B"/>
    <w:rsid w:val="005A6411"/>
    <w:rsid w:val="005A6D22"/>
    <w:rsid w:val="005A7BDE"/>
    <w:rsid w:val="005A7E1D"/>
    <w:rsid w:val="005B0891"/>
    <w:rsid w:val="005B08B5"/>
    <w:rsid w:val="005B0FB5"/>
    <w:rsid w:val="005B0FDA"/>
    <w:rsid w:val="005B19BB"/>
    <w:rsid w:val="005B1D8F"/>
    <w:rsid w:val="005B21DE"/>
    <w:rsid w:val="005B2EB5"/>
    <w:rsid w:val="005B37D8"/>
    <w:rsid w:val="005B45BC"/>
    <w:rsid w:val="005B60F1"/>
    <w:rsid w:val="005B6861"/>
    <w:rsid w:val="005B6BF9"/>
    <w:rsid w:val="005B6CF4"/>
    <w:rsid w:val="005B70AE"/>
    <w:rsid w:val="005B7CB6"/>
    <w:rsid w:val="005C01F9"/>
    <w:rsid w:val="005C0345"/>
    <w:rsid w:val="005C197D"/>
    <w:rsid w:val="005C2C47"/>
    <w:rsid w:val="005C2C5F"/>
    <w:rsid w:val="005C36A4"/>
    <w:rsid w:val="005C3D68"/>
    <w:rsid w:val="005C425E"/>
    <w:rsid w:val="005C4810"/>
    <w:rsid w:val="005C4EDB"/>
    <w:rsid w:val="005C74E4"/>
    <w:rsid w:val="005C7FA1"/>
    <w:rsid w:val="005D0B09"/>
    <w:rsid w:val="005D0EAA"/>
    <w:rsid w:val="005D0ECB"/>
    <w:rsid w:val="005D1313"/>
    <w:rsid w:val="005D19B8"/>
    <w:rsid w:val="005D2309"/>
    <w:rsid w:val="005D267D"/>
    <w:rsid w:val="005D3268"/>
    <w:rsid w:val="005D3A1C"/>
    <w:rsid w:val="005D4257"/>
    <w:rsid w:val="005D42E7"/>
    <w:rsid w:val="005D46F1"/>
    <w:rsid w:val="005D4FF1"/>
    <w:rsid w:val="005D521F"/>
    <w:rsid w:val="005D565B"/>
    <w:rsid w:val="005D5C6E"/>
    <w:rsid w:val="005D691B"/>
    <w:rsid w:val="005D6D0F"/>
    <w:rsid w:val="005D733B"/>
    <w:rsid w:val="005E0506"/>
    <w:rsid w:val="005E1AF2"/>
    <w:rsid w:val="005E2169"/>
    <w:rsid w:val="005E472C"/>
    <w:rsid w:val="005E4D37"/>
    <w:rsid w:val="005E5095"/>
    <w:rsid w:val="005E713B"/>
    <w:rsid w:val="005F1021"/>
    <w:rsid w:val="005F107F"/>
    <w:rsid w:val="005F1C5F"/>
    <w:rsid w:val="005F2510"/>
    <w:rsid w:val="005F5806"/>
    <w:rsid w:val="005F66F0"/>
    <w:rsid w:val="005F67C7"/>
    <w:rsid w:val="005F6817"/>
    <w:rsid w:val="005F6A15"/>
    <w:rsid w:val="006000E3"/>
    <w:rsid w:val="006005CA"/>
    <w:rsid w:val="00600D8E"/>
    <w:rsid w:val="0060161D"/>
    <w:rsid w:val="00603088"/>
    <w:rsid w:val="00604FDF"/>
    <w:rsid w:val="006051B6"/>
    <w:rsid w:val="00605DA8"/>
    <w:rsid w:val="00607E59"/>
    <w:rsid w:val="006101BC"/>
    <w:rsid w:val="00610F8C"/>
    <w:rsid w:val="006112C8"/>
    <w:rsid w:val="0061135B"/>
    <w:rsid w:val="0061139F"/>
    <w:rsid w:val="00611CDC"/>
    <w:rsid w:val="006121CF"/>
    <w:rsid w:val="00612AD4"/>
    <w:rsid w:val="0061401B"/>
    <w:rsid w:val="00614525"/>
    <w:rsid w:val="00616ABA"/>
    <w:rsid w:val="00620E99"/>
    <w:rsid w:val="00622755"/>
    <w:rsid w:val="006235F0"/>
    <w:rsid w:val="0062398F"/>
    <w:rsid w:val="00624BAF"/>
    <w:rsid w:val="006256F7"/>
    <w:rsid w:val="00626BF5"/>
    <w:rsid w:val="00627302"/>
    <w:rsid w:val="00627F4A"/>
    <w:rsid w:val="006305E1"/>
    <w:rsid w:val="00631252"/>
    <w:rsid w:val="00631C4B"/>
    <w:rsid w:val="00631DA2"/>
    <w:rsid w:val="00631EBB"/>
    <w:rsid w:val="00632500"/>
    <w:rsid w:val="00635B25"/>
    <w:rsid w:val="00635B9C"/>
    <w:rsid w:val="00636027"/>
    <w:rsid w:val="006360B3"/>
    <w:rsid w:val="00637075"/>
    <w:rsid w:val="00640319"/>
    <w:rsid w:val="00640778"/>
    <w:rsid w:val="00643D2D"/>
    <w:rsid w:val="00647D5E"/>
    <w:rsid w:val="006507AD"/>
    <w:rsid w:val="00651A44"/>
    <w:rsid w:val="00653B8A"/>
    <w:rsid w:val="00654186"/>
    <w:rsid w:val="006557FA"/>
    <w:rsid w:val="006574A6"/>
    <w:rsid w:val="00657BA0"/>
    <w:rsid w:val="00657DD6"/>
    <w:rsid w:val="006617AC"/>
    <w:rsid w:val="006617E5"/>
    <w:rsid w:val="006629EB"/>
    <w:rsid w:val="00662C25"/>
    <w:rsid w:val="00664358"/>
    <w:rsid w:val="00664542"/>
    <w:rsid w:val="00664EFB"/>
    <w:rsid w:val="00665E36"/>
    <w:rsid w:val="006665BD"/>
    <w:rsid w:val="006670A3"/>
    <w:rsid w:val="00670D4F"/>
    <w:rsid w:val="006710AA"/>
    <w:rsid w:val="00671923"/>
    <w:rsid w:val="006719BC"/>
    <w:rsid w:val="00673030"/>
    <w:rsid w:val="00674E9E"/>
    <w:rsid w:val="00677179"/>
    <w:rsid w:val="006774D8"/>
    <w:rsid w:val="00677B72"/>
    <w:rsid w:val="00680129"/>
    <w:rsid w:val="00680447"/>
    <w:rsid w:val="00683DCE"/>
    <w:rsid w:val="00683DDB"/>
    <w:rsid w:val="006849AF"/>
    <w:rsid w:val="00686F35"/>
    <w:rsid w:val="0068743E"/>
    <w:rsid w:val="006907F5"/>
    <w:rsid w:val="00690E4B"/>
    <w:rsid w:val="00691B7C"/>
    <w:rsid w:val="00691C8C"/>
    <w:rsid w:val="00691E20"/>
    <w:rsid w:val="0069298A"/>
    <w:rsid w:val="00692CC4"/>
    <w:rsid w:val="00693564"/>
    <w:rsid w:val="00694AB4"/>
    <w:rsid w:val="00694C60"/>
    <w:rsid w:val="00694CF3"/>
    <w:rsid w:val="00695370"/>
    <w:rsid w:val="00695433"/>
    <w:rsid w:val="00696CF7"/>
    <w:rsid w:val="00696D63"/>
    <w:rsid w:val="00697906"/>
    <w:rsid w:val="00697E27"/>
    <w:rsid w:val="00697E71"/>
    <w:rsid w:val="006A0186"/>
    <w:rsid w:val="006A0BE2"/>
    <w:rsid w:val="006A0DB1"/>
    <w:rsid w:val="006A21C8"/>
    <w:rsid w:val="006A2F39"/>
    <w:rsid w:val="006A3962"/>
    <w:rsid w:val="006A41E9"/>
    <w:rsid w:val="006A5CB2"/>
    <w:rsid w:val="006A610B"/>
    <w:rsid w:val="006A697B"/>
    <w:rsid w:val="006B0B78"/>
    <w:rsid w:val="006B0D6A"/>
    <w:rsid w:val="006B1117"/>
    <w:rsid w:val="006B206F"/>
    <w:rsid w:val="006B219C"/>
    <w:rsid w:val="006B3959"/>
    <w:rsid w:val="006B3B16"/>
    <w:rsid w:val="006B3D61"/>
    <w:rsid w:val="006B4C4D"/>
    <w:rsid w:val="006B52BA"/>
    <w:rsid w:val="006B5F6C"/>
    <w:rsid w:val="006B7B63"/>
    <w:rsid w:val="006C0555"/>
    <w:rsid w:val="006C1696"/>
    <w:rsid w:val="006C1B0F"/>
    <w:rsid w:val="006C38D2"/>
    <w:rsid w:val="006C4052"/>
    <w:rsid w:val="006C486E"/>
    <w:rsid w:val="006C4BD5"/>
    <w:rsid w:val="006C5426"/>
    <w:rsid w:val="006C5D65"/>
    <w:rsid w:val="006C5EB5"/>
    <w:rsid w:val="006C664F"/>
    <w:rsid w:val="006C776D"/>
    <w:rsid w:val="006D0A39"/>
    <w:rsid w:val="006D0C43"/>
    <w:rsid w:val="006D35DB"/>
    <w:rsid w:val="006D36BA"/>
    <w:rsid w:val="006D540E"/>
    <w:rsid w:val="006D575D"/>
    <w:rsid w:val="006D6301"/>
    <w:rsid w:val="006E21B3"/>
    <w:rsid w:val="006E348D"/>
    <w:rsid w:val="006E3C4B"/>
    <w:rsid w:val="006E43E3"/>
    <w:rsid w:val="006E4424"/>
    <w:rsid w:val="006E470C"/>
    <w:rsid w:val="006E5251"/>
    <w:rsid w:val="006E6B10"/>
    <w:rsid w:val="006F076E"/>
    <w:rsid w:val="006F1168"/>
    <w:rsid w:val="006F1F70"/>
    <w:rsid w:val="006F213F"/>
    <w:rsid w:val="006F2210"/>
    <w:rsid w:val="006F287F"/>
    <w:rsid w:val="006F382F"/>
    <w:rsid w:val="006F38BE"/>
    <w:rsid w:val="006F3D39"/>
    <w:rsid w:val="006F4EB8"/>
    <w:rsid w:val="006F5B85"/>
    <w:rsid w:val="006F5BFA"/>
    <w:rsid w:val="006F6207"/>
    <w:rsid w:val="006F7AD6"/>
    <w:rsid w:val="007019D9"/>
    <w:rsid w:val="00701F5D"/>
    <w:rsid w:val="007025A8"/>
    <w:rsid w:val="00702FA6"/>
    <w:rsid w:val="0070407B"/>
    <w:rsid w:val="007046B6"/>
    <w:rsid w:val="00704911"/>
    <w:rsid w:val="00704AEB"/>
    <w:rsid w:val="0070625F"/>
    <w:rsid w:val="00706A1B"/>
    <w:rsid w:val="00707119"/>
    <w:rsid w:val="007075FE"/>
    <w:rsid w:val="00707EE6"/>
    <w:rsid w:val="0071130E"/>
    <w:rsid w:val="00711347"/>
    <w:rsid w:val="00711DDF"/>
    <w:rsid w:val="00712369"/>
    <w:rsid w:val="007128AD"/>
    <w:rsid w:val="00713D23"/>
    <w:rsid w:val="00715732"/>
    <w:rsid w:val="00715C38"/>
    <w:rsid w:val="00715DF9"/>
    <w:rsid w:val="007207B0"/>
    <w:rsid w:val="00722955"/>
    <w:rsid w:val="007233F6"/>
    <w:rsid w:val="007245B5"/>
    <w:rsid w:val="0072471D"/>
    <w:rsid w:val="00724A28"/>
    <w:rsid w:val="0072600E"/>
    <w:rsid w:val="00726221"/>
    <w:rsid w:val="007263C5"/>
    <w:rsid w:val="00726763"/>
    <w:rsid w:val="0072705D"/>
    <w:rsid w:val="0072744A"/>
    <w:rsid w:val="00730292"/>
    <w:rsid w:val="0073276D"/>
    <w:rsid w:val="0073345D"/>
    <w:rsid w:val="007353AF"/>
    <w:rsid w:val="007368DE"/>
    <w:rsid w:val="0073799A"/>
    <w:rsid w:val="00740AD3"/>
    <w:rsid w:val="00741FAB"/>
    <w:rsid w:val="00742C5C"/>
    <w:rsid w:val="007434EE"/>
    <w:rsid w:val="007443D7"/>
    <w:rsid w:val="007454EB"/>
    <w:rsid w:val="00745719"/>
    <w:rsid w:val="00745B4A"/>
    <w:rsid w:val="007460EA"/>
    <w:rsid w:val="00746811"/>
    <w:rsid w:val="00747015"/>
    <w:rsid w:val="00747167"/>
    <w:rsid w:val="00747F01"/>
    <w:rsid w:val="00750351"/>
    <w:rsid w:val="00750807"/>
    <w:rsid w:val="00750B04"/>
    <w:rsid w:val="00751080"/>
    <w:rsid w:val="00751405"/>
    <w:rsid w:val="007514E8"/>
    <w:rsid w:val="007531B2"/>
    <w:rsid w:val="00754587"/>
    <w:rsid w:val="00754974"/>
    <w:rsid w:val="00755059"/>
    <w:rsid w:val="00755B48"/>
    <w:rsid w:val="00756AFD"/>
    <w:rsid w:val="00760276"/>
    <w:rsid w:val="0076160A"/>
    <w:rsid w:val="00761EC1"/>
    <w:rsid w:val="007624B3"/>
    <w:rsid w:val="007635C3"/>
    <w:rsid w:val="00763F0B"/>
    <w:rsid w:val="00764F6B"/>
    <w:rsid w:val="007661BE"/>
    <w:rsid w:val="007662E7"/>
    <w:rsid w:val="0077083E"/>
    <w:rsid w:val="00771FCE"/>
    <w:rsid w:val="00772345"/>
    <w:rsid w:val="00772AFF"/>
    <w:rsid w:val="00773110"/>
    <w:rsid w:val="00773B89"/>
    <w:rsid w:val="0077407B"/>
    <w:rsid w:val="00774C0E"/>
    <w:rsid w:val="007757C4"/>
    <w:rsid w:val="00775938"/>
    <w:rsid w:val="00775FCA"/>
    <w:rsid w:val="007827E6"/>
    <w:rsid w:val="00782D1C"/>
    <w:rsid w:val="00783577"/>
    <w:rsid w:val="00783EE6"/>
    <w:rsid w:val="00786A10"/>
    <w:rsid w:val="00786EE8"/>
    <w:rsid w:val="0078754B"/>
    <w:rsid w:val="00790B9D"/>
    <w:rsid w:val="00791ADA"/>
    <w:rsid w:val="00792BD1"/>
    <w:rsid w:val="0079337B"/>
    <w:rsid w:val="00794556"/>
    <w:rsid w:val="00794E4E"/>
    <w:rsid w:val="00795FB5"/>
    <w:rsid w:val="007A024B"/>
    <w:rsid w:val="007A1C03"/>
    <w:rsid w:val="007A2280"/>
    <w:rsid w:val="007A27C8"/>
    <w:rsid w:val="007A3C24"/>
    <w:rsid w:val="007A4ED1"/>
    <w:rsid w:val="007A5008"/>
    <w:rsid w:val="007A7578"/>
    <w:rsid w:val="007A76E6"/>
    <w:rsid w:val="007A7875"/>
    <w:rsid w:val="007B30CF"/>
    <w:rsid w:val="007B401D"/>
    <w:rsid w:val="007B4B28"/>
    <w:rsid w:val="007B4EAC"/>
    <w:rsid w:val="007C1328"/>
    <w:rsid w:val="007C18AC"/>
    <w:rsid w:val="007C18EF"/>
    <w:rsid w:val="007C192D"/>
    <w:rsid w:val="007C1CC3"/>
    <w:rsid w:val="007C2170"/>
    <w:rsid w:val="007C21DA"/>
    <w:rsid w:val="007C23C4"/>
    <w:rsid w:val="007C3E3B"/>
    <w:rsid w:val="007C4401"/>
    <w:rsid w:val="007C5345"/>
    <w:rsid w:val="007C57E2"/>
    <w:rsid w:val="007C5D53"/>
    <w:rsid w:val="007C6C3C"/>
    <w:rsid w:val="007C71D0"/>
    <w:rsid w:val="007C7322"/>
    <w:rsid w:val="007D172B"/>
    <w:rsid w:val="007D1859"/>
    <w:rsid w:val="007D1FDC"/>
    <w:rsid w:val="007D26B0"/>
    <w:rsid w:val="007D31CE"/>
    <w:rsid w:val="007D3521"/>
    <w:rsid w:val="007D3A22"/>
    <w:rsid w:val="007D4D57"/>
    <w:rsid w:val="007D50DB"/>
    <w:rsid w:val="007D51E6"/>
    <w:rsid w:val="007D660B"/>
    <w:rsid w:val="007D6BFF"/>
    <w:rsid w:val="007D7B69"/>
    <w:rsid w:val="007D7F81"/>
    <w:rsid w:val="007E073B"/>
    <w:rsid w:val="007E0CB4"/>
    <w:rsid w:val="007E1353"/>
    <w:rsid w:val="007E1C9D"/>
    <w:rsid w:val="007E391A"/>
    <w:rsid w:val="007E39E3"/>
    <w:rsid w:val="007E4174"/>
    <w:rsid w:val="007E42F2"/>
    <w:rsid w:val="007E5C10"/>
    <w:rsid w:val="007E6567"/>
    <w:rsid w:val="007E695D"/>
    <w:rsid w:val="007E7305"/>
    <w:rsid w:val="007E79F7"/>
    <w:rsid w:val="007E7E17"/>
    <w:rsid w:val="007F07F6"/>
    <w:rsid w:val="007F2136"/>
    <w:rsid w:val="007F2AC5"/>
    <w:rsid w:val="007F348E"/>
    <w:rsid w:val="007F3CB3"/>
    <w:rsid w:val="007F43F2"/>
    <w:rsid w:val="007F46E2"/>
    <w:rsid w:val="007F49AD"/>
    <w:rsid w:val="007F601D"/>
    <w:rsid w:val="007F6D79"/>
    <w:rsid w:val="007F7260"/>
    <w:rsid w:val="008001BE"/>
    <w:rsid w:val="00800263"/>
    <w:rsid w:val="00801538"/>
    <w:rsid w:val="00801A59"/>
    <w:rsid w:val="0080209D"/>
    <w:rsid w:val="00802D1D"/>
    <w:rsid w:val="00802F44"/>
    <w:rsid w:val="00803B0B"/>
    <w:rsid w:val="008049A6"/>
    <w:rsid w:val="00805424"/>
    <w:rsid w:val="00806563"/>
    <w:rsid w:val="00806708"/>
    <w:rsid w:val="00806DAF"/>
    <w:rsid w:val="00806F9D"/>
    <w:rsid w:val="008077E5"/>
    <w:rsid w:val="008104F0"/>
    <w:rsid w:val="00810B1E"/>
    <w:rsid w:val="008118C4"/>
    <w:rsid w:val="0081195F"/>
    <w:rsid w:val="00811AF2"/>
    <w:rsid w:val="00811C29"/>
    <w:rsid w:val="00812C6D"/>
    <w:rsid w:val="0081303E"/>
    <w:rsid w:val="00813178"/>
    <w:rsid w:val="008136E3"/>
    <w:rsid w:val="00814DE7"/>
    <w:rsid w:val="00814F56"/>
    <w:rsid w:val="008160E8"/>
    <w:rsid w:val="008177B1"/>
    <w:rsid w:val="00817E9E"/>
    <w:rsid w:val="00817F57"/>
    <w:rsid w:val="00820090"/>
    <w:rsid w:val="00820251"/>
    <w:rsid w:val="00820531"/>
    <w:rsid w:val="00820D24"/>
    <w:rsid w:val="00822BE6"/>
    <w:rsid w:val="00822E00"/>
    <w:rsid w:val="0082321F"/>
    <w:rsid w:val="008249ED"/>
    <w:rsid w:val="0082507F"/>
    <w:rsid w:val="008274D0"/>
    <w:rsid w:val="00830884"/>
    <w:rsid w:val="00830A40"/>
    <w:rsid w:val="0083103F"/>
    <w:rsid w:val="00831BF9"/>
    <w:rsid w:val="0083389A"/>
    <w:rsid w:val="00833E7D"/>
    <w:rsid w:val="00833F3C"/>
    <w:rsid w:val="00834728"/>
    <w:rsid w:val="00834C48"/>
    <w:rsid w:val="00835134"/>
    <w:rsid w:val="0083523C"/>
    <w:rsid w:val="00835B5D"/>
    <w:rsid w:val="00835F81"/>
    <w:rsid w:val="008378D3"/>
    <w:rsid w:val="00837DF1"/>
    <w:rsid w:val="00840FB7"/>
    <w:rsid w:val="00841503"/>
    <w:rsid w:val="0084191A"/>
    <w:rsid w:val="00842B3D"/>
    <w:rsid w:val="0084303D"/>
    <w:rsid w:val="00843AA9"/>
    <w:rsid w:val="00843EAB"/>
    <w:rsid w:val="008446A5"/>
    <w:rsid w:val="008449D1"/>
    <w:rsid w:val="00845273"/>
    <w:rsid w:val="008455C5"/>
    <w:rsid w:val="00846E05"/>
    <w:rsid w:val="00852579"/>
    <w:rsid w:val="00853393"/>
    <w:rsid w:val="00853398"/>
    <w:rsid w:val="008533F4"/>
    <w:rsid w:val="00855E6C"/>
    <w:rsid w:val="008568A6"/>
    <w:rsid w:val="00857BCD"/>
    <w:rsid w:val="00860021"/>
    <w:rsid w:val="008603B3"/>
    <w:rsid w:val="0086060D"/>
    <w:rsid w:val="00860D1A"/>
    <w:rsid w:val="00860F79"/>
    <w:rsid w:val="0086146A"/>
    <w:rsid w:val="00861E78"/>
    <w:rsid w:val="008623BB"/>
    <w:rsid w:val="00862F1F"/>
    <w:rsid w:val="008631F0"/>
    <w:rsid w:val="0086345F"/>
    <w:rsid w:val="00863A0C"/>
    <w:rsid w:val="00863D8A"/>
    <w:rsid w:val="00867D6A"/>
    <w:rsid w:val="0087217C"/>
    <w:rsid w:val="0087270E"/>
    <w:rsid w:val="00873DA7"/>
    <w:rsid w:val="00874A52"/>
    <w:rsid w:val="008755D3"/>
    <w:rsid w:val="008756C9"/>
    <w:rsid w:val="00876A40"/>
    <w:rsid w:val="0088162C"/>
    <w:rsid w:val="0088207B"/>
    <w:rsid w:val="00882774"/>
    <w:rsid w:val="00883F95"/>
    <w:rsid w:val="008843A6"/>
    <w:rsid w:val="008865A7"/>
    <w:rsid w:val="00886B3E"/>
    <w:rsid w:val="008903A7"/>
    <w:rsid w:val="0089048F"/>
    <w:rsid w:val="00891371"/>
    <w:rsid w:val="0089152D"/>
    <w:rsid w:val="0089233F"/>
    <w:rsid w:val="008939C5"/>
    <w:rsid w:val="00894304"/>
    <w:rsid w:val="00894A36"/>
    <w:rsid w:val="00894A7C"/>
    <w:rsid w:val="00895B5D"/>
    <w:rsid w:val="00897D9E"/>
    <w:rsid w:val="008A0D6D"/>
    <w:rsid w:val="008A1618"/>
    <w:rsid w:val="008A3043"/>
    <w:rsid w:val="008A33F6"/>
    <w:rsid w:val="008A4212"/>
    <w:rsid w:val="008A4550"/>
    <w:rsid w:val="008A6780"/>
    <w:rsid w:val="008A70FD"/>
    <w:rsid w:val="008A7757"/>
    <w:rsid w:val="008B0F34"/>
    <w:rsid w:val="008B19AA"/>
    <w:rsid w:val="008B1BC4"/>
    <w:rsid w:val="008B2198"/>
    <w:rsid w:val="008B327D"/>
    <w:rsid w:val="008B334B"/>
    <w:rsid w:val="008B5B5E"/>
    <w:rsid w:val="008B6881"/>
    <w:rsid w:val="008B6895"/>
    <w:rsid w:val="008B760D"/>
    <w:rsid w:val="008B7EA0"/>
    <w:rsid w:val="008C2ACE"/>
    <w:rsid w:val="008C3B85"/>
    <w:rsid w:val="008C3D13"/>
    <w:rsid w:val="008C46F6"/>
    <w:rsid w:val="008C4CE3"/>
    <w:rsid w:val="008C5725"/>
    <w:rsid w:val="008C5967"/>
    <w:rsid w:val="008C5A6F"/>
    <w:rsid w:val="008C5E26"/>
    <w:rsid w:val="008C6ADA"/>
    <w:rsid w:val="008C6EF4"/>
    <w:rsid w:val="008C7CDC"/>
    <w:rsid w:val="008D1004"/>
    <w:rsid w:val="008D13CB"/>
    <w:rsid w:val="008D2EFF"/>
    <w:rsid w:val="008D56F0"/>
    <w:rsid w:val="008D58E2"/>
    <w:rsid w:val="008E01E9"/>
    <w:rsid w:val="008E2129"/>
    <w:rsid w:val="008E2367"/>
    <w:rsid w:val="008E485B"/>
    <w:rsid w:val="008E4B00"/>
    <w:rsid w:val="008E4E2B"/>
    <w:rsid w:val="008E5332"/>
    <w:rsid w:val="008E5EFE"/>
    <w:rsid w:val="008E61AD"/>
    <w:rsid w:val="008E6757"/>
    <w:rsid w:val="008E7D27"/>
    <w:rsid w:val="008E7F46"/>
    <w:rsid w:val="008F0ACC"/>
    <w:rsid w:val="008F0BC1"/>
    <w:rsid w:val="008F164A"/>
    <w:rsid w:val="008F173B"/>
    <w:rsid w:val="008F1E32"/>
    <w:rsid w:val="008F2D1D"/>
    <w:rsid w:val="008F3478"/>
    <w:rsid w:val="008F44B0"/>
    <w:rsid w:val="008F47EF"/>
    <w:rsid w:val="008F4E62"/>
    <w:rsid w:val="008F5438"/>
    <w:rsid w:val="008F7B44"/>
    <w:rsid w:val="008F7C1E"/>
    <w:rsid w:val="008F7D8B"/>
    <w:rsid w:val="008F7F7A"/>
    <w:rsid w:val="00902F34"/>
    <w:rsid w:val="00903985"/>
    <w:rsid w:val="0090465A"/>
    <w:rsid w:val="00904F35"/>
    <w:rsid w:val="00905A97"/>
    <w:rsid w:val="00905E02"/>
    <w:rsid w:val="00906E60"/>
    <w:rsid w:val="00910F71"/>
    <w:rsid w:val="00911302"/>
    <w:rsid w:val="00912794"/>
    <w:rsid w:val="00912E36"/>
    <w:rsid w:val="009133F3"/>
    <w:rsid w:val="009151ED"/>
    <w:rsid w:val="009152A1"/>
    <w:rsid w:val="00915544"/>
    <w:rsid w:val="00915D30"/>
    <w:rsid w:val="00916094"/>
    <w:rsid w:val="00917234"/>
    <w:rsid w:val="00917989"/>
    <w:rsid w:val="00917D3E"/>
    <w:rsid w:val="00922353"/>
    <w:rsid w:val="00922DE8"/>
    <w:rsid w:val="0092440E"/>
    <w:rsid w:val="00924703"/>
    <w:rsid w:val="009261D7"/>
    <w:rsid w:val="00926457"/>
    <w:rsid w:val="0092648E"/>
    <w:rsid w:val="0092656A"/>
    <w:rsid w:val="00926CB6"/>
    <w:rsid w:val="00926D40"/>
    <w:rsid w:val="009271D9"/>
    <w:rsid w:val="00927271"/>
    <w:rsid w:val="009301F3"/>
    <w:rsid w:val="00930868"/>
    <w:rsid w:val="00930B4D"/>
    <w:rsid w:val="0093104C"/>
    <w:rsid w:val="00931680"/>
    <w:rsid w:val="00931CBB"/>
    <w:rsid w:val="00931F44"/>
    <w:rsid w:val="00932AD9"/>
    <w:rsid w:val="009341D5"/>
    <w:rsid w:val="0093451A"/>
    <w:rsid w:val="00935AD1"/>
    <w:rsid w:val="009360C1"/>
    <w:rsid w:val="00936366"/>
    <w:rsid w:val="00936390"/>
    <w:rsid w:val="00936CFE"/>
    <w:rsid w:val="009373CD"/>
    <w:rsid w:val="009377DD"/>
    <w:rsid w:val="0094026F"/>
    <w:rsid w:val="00940892"/>
    <w:rsid w:val="009412A3"/>
    <w:rsid w:val="00941609"/>
    <w:rsid w:val="00941AC5"/>
    <w:rsid w:val="00942D9A"/>
    <w:rsid w:val="009434CE"/>
    <w:rsid w:val="00944130"/>
    <w:rsid w:val="00944BB3"/>
    <w:rsid w:val="00946747"/>
    <w:rsid w:val="00946E52"/>
    <w:rsid w:val="009472E4"/>
    <w:rsid w:val="009474D2"/>
    <w:rsid w:val="00947E75"/>
    <w:rsid w:val="00950A16"/>
    <w:rsid w:val="00950E8D"/>
    <w:rsid w:val="009514B4"/>
    <w:rsid w:val="009518F3"/>
    <w:rsid w:val="00952918"/>
    <w:rsid w:val="0095309A"/>
    <w:rsid w:val="00954191"/>
    <w:rsid w:val="009544EC"/>
    <w:rsid w:val="009545C3"/>
    <w:rsid w:val="00956032"/>
    <w:rsid w:val="009565C8"/>
    <w:rsid w:val="00960110"/>
    <w:rsid w:val="009604FD"/>
    <w:rsid w:val="00964431"/>
    <w:rsid w:val="00964BBF"/>
    <w:rsid w:val="009651B0"/>
    <w:rsid w:val="00965F75"/>
    <w:rsid w:val="00966008"/>
    <w:rsid w:val="00966366"/>
    <w:rsid w:val="0096676F"/>
    <w:rsid w:val="0096748F"/>
    <w:rsid w:val="009674A2"/>
    <w:rsid w:val="00967774"/>
    <w:rsid w:val="00971530"/>
    <w:rsid w:val="009726DB"/>
    <w:rsid w:val="00972E13"/>
    <w:rsid w:val="00974382"/>
    <w:rsid w:val="00974615"/>
    <w:rsid w:val="009749DF"/>
    <w:rsid w:val="00974B05"/>
    <w:rsid w:val="00975A3F"/>
    <w:rsid w:val="00976927"/>
    <w:rsid w:val="0097699F"/>
    <w:rsid w:val="00976C56"/>
    <w:rsid w:val="00976E01"/>
    <w:rsid w:val="00976FE5"/>
    <w:rsid w:val="009770D2"/>
    <w:rsid w:val="00977570"/>
    <w:rsid w:val="00977A46"/>
    <w:rsid w:val="00977F60"/>
    <w:rsid w:val="00980218"/>
    <w:rsid w:val="009809D4"/>
    <w:rsid w:val="00982484"/>
    <w:rsid w:val="009829D1"/>
    <w:rsid w:val="00982A74"/>
    <w:rsid w:val="0098336D"/>
    <w:rsid w:val="009834F5"/>
    <w:rsid w:val="0098393C"/>
    <w:rsid w:val="00983999"/>
    <w:rsid w:val="00983CCB"/>
    <w:rsid w:val="009847A7"/>
    <w:rsid w:val="00984897"/>
    <w:rsid w:val="00985409"/>
    <w:rsid w:val="0098543F"/>
    <w:rsid w:val="0098613B"/>
    <w:rsid w:val="00987D1A"/>
    <w:rsid w:val="009915BB"/>
    <w:rsid w:val="00992A50"/>
    <w:rsid w:val="00993533"/>
    <w:rsid w:val="00993EF1"/>
    <w:rsid w:val="0099504B"/>
    <w:rsid w:val="00995C40"/>
    <w:rsid w:val="0099650C"/>
    <w:rsid w:val="00996F07"/>
    <w:rsid w:val="00997393"/>
    <w:rsid w:val="009A0A66"/>
    <w:rsid w:val="009A1126"/>
    <w:rsid w:val="009A36EB"/>
    <w:rsid w:val="009A3B64"/>
    <w:rsid w:val="009A4B96"/>
    <w:rsid w:val="009A5F17"/>
    <w:rsid w:val="009A69B2"/>
    <w:rsid w:val="009A6C03"/>
    <w:rsid w:val="009A6CB5"/>
    <w:rsid w:val="009A7236"/>
    <w:rsid w:val="009A75A1"/>
    <w:rsid w:val="009B1097"/>
    <w:rsid w:val="009B1B39"/>
    <w:rsid w:val="009B1D34"/>
    <w:rsid w:val="009B2E6F"/>
    <w:rsid w:val="009B3405"/>
    <w:rsid w:val="009B3681"/>
    <w:rsid w:val="009B3B01"/>
    <w:rsid w:val="009B3EF6"/>
    <w:rsid w:val="009B4968"/>
    <w:rsid w:val="009B4C09"/>
    <w:rsid w:val="009B539F"/>
    <w:rsid w:val="009B588E"/>
    <w:rsid w:val="009B6DD1"/>
    <w:rsid w:val="009C0F54"/>
    <w:rsid w:val="009C1709"/>
    <w:rsid w:val="009C24D9"/>
    <w:rsid w:val="009C32DD"/>
    <w:rsid w:val="009C373F"/>
    <w:rsid w:val="009C7BEB"/>
    <w:rsid w:val="009C7EE5"/>
    <w:rsid w:val="009D0D08"/>
    <w:rsid w:val="009D152E"/>
    <w:rsid w:val="009D2946"/>
    <w:rsid w:val="009D3E41"/>
    <w:rsid w:val="009D4C6C"/>
    <w:rsid w:val="009D603E"/>
    <w:rsid w:val="009D6FF6"/>
    <w:rsid w:val="009E0156"/>
    <w:rsid w:val="009E05C5"/>
    <w:rsid w:val="009E072F"/>
    <w:rsid w:val="009E1DAD"/>
    <w:rsid w:val="009E1DE8"/>
    <w:rsid w:val="009E29FB"/>
    <w:rsid w:val="009E2B38"/>
    <w:rsid w:val="009E4AA1"/>
    <w:rsid w:val="009E5819"/>
    <w:rsid w:val="009F01C6"/>
    <w:rsid w:val="009F1606"/>
    <w:rsid w:val="009F1C22"/>
    <w:rsid w:val="009F1C8E"/>
    <w:rsid w:val="009F28A4"/>
    <w:rsid w:val="009F35E6"/>
    <w:rsid w:val="009F5883"/>
    <w:rsid w:val="009F596A"/>
    <w:rsid w:val="009F6FB9"/>
    <w:rsid w:val="00A0056F"/>
    <w:rsid w:val="00A00D69"/>
    <w:rsid w:val="00A01BE3"/>
    <w:rsid w:val="00A02562"/>
    <w:rsid w:val="00A02F91"/>
    <w:rsid w:val="00A03A3F"/>
    <w:rsid w:val="00A04989"/>
    <w:rsid w:val="00A05600"/>
    <w:rsid w:val="00A06465"/>
    <w:rsid w:val="00A06695"/>
    <w:rsid w:val="00A06AA1"/>
    <w:rsid w:val="00A06C8E"/>
    <w:rsid w:val="00A076F6"/>
    <w:rsid w:val="00A0776B"/>
    <w:rsid w:val="00A07F7C"/>
    <w:rsid w:val="00A07FE2"/>
    <w:rsid w:val="00A10936"/>
    <w:rsid w:val="00A117EA"/>
    <w:rsid w:val="00A11E87"/>
    <w:rsid w:val="00A13BBC"/>
    <w:rsid w:val="00A14632"/>
    <w:rsid w:val="00A14CBB"/>
    <w:rsid w:val="00A14EC3"/>
    <w:rsid w:val="00A15A8A"/>
    <w:rsid w:val="00A15C50"/>
    <w:rsid w:val="00A15FB7"/>
    <w:rsid w:val="00A17C19"/>
    <w:rsid w:val="00A17C75"/>
    <w:rsid w:val="00A2025C"/>
    <w:rsid w:val="00A2164C"/>
    <w:rsid w:val="00A21986"/>
    <w:rsid w:val="00A21E95"/>
    <w:rsid w:val="00A22105"/>
    <w:rsid w:val="00A22430"/>
    <w:rsid w:val="00A229DE"/>
    <w:rsid w:val="00A22D31"/>
    <w:rsid w:val="00A2333C"/>
    <w:rsid w:val="00A23B5B"/>
    <w:rsid w:val="00A23FD7"/>
    <w:rsid w:val="00A240F1"/>
    <w:rsid w:val="00A24983"/>
    <w:rsid w:val="00A25A15"/>
    <w:rsid w:val="00A26213"/>
    <w:rsid w:val="00A269B8"/>
    <w:rsid w:val="00A2745F"/>
    <w:rsid w:val="00A27FD3"/>
    <w:rsid w:val="00A30D7D"/>
    <w:rsid w:val="00A31B0E"/>
    <w:rsid w:val="00A326C5"/>
    <w:rsid w:val="00A32D44"/>
    <w:rsid w:val="00A32E3A"/>
    <w:rsid w:val="00A33F09"/>
    <w:rsid w:val="00A345EF"/>
    <w:rsid w:val="00A35AF4"/>
    <w:rsid w:val="00A36C24"/>
    <w:rsid w:val="00A36DCE"/>
    <w:rsid w:val="00A37E7E"/>
    <w:rsid w:val="00A4019D"/>
    <w:rsid w:val="00A4043A"/>
    <w:rsid w:val="00A40AD3"/>
    <w:rsid w:val="00A40E6D"/>
    <w:rsid w:val="00A4105E"/>
    <w:rsid w:val="00A4285B"/>
    <w:rsid w:val="00A43857"/>
    <w:rsid w:val="00A43D6C"/>
    <w:rsid w:val="00A44A0D"/>
    <w:rsid w:val="00A453D1"/>
    <w:rsid w:val="00A4770C"/>
    <w:rsid w:val="00A513DA"/>
    <w:rsid w:val="00A5223B"/>
    <w:rsid w:val="00A5272E"/>
    <w:rsid w:val="00A53B41"/>
    <w:rsid w:val="00A54C2B"/>
    <w:rsid w:val="00A55381"/>
    <w:rsid w:val="00A55CCD"/>
    <w:rsid w:val="00A56660"/>
    <w:rsid w:val="00A5770C"/>
    <w:rsid w:val="00A6135D"/>
    <w:rsid w:val="00A617EB"/>
    <w:rsid w:val="00A62A20"/>
    <w:rsid w:val="00A64FF3"/>
    <w:rsid w:val="00A65E65"/>
    <w:rsid w:val="00A67C11"/>
    <w:rsid w:val="00A715A8"/>
    <w:rsid w:val="00A71833"/>
    <w:rsid w:val="00A71AB5"/>
    <w:rsid w:val="00A73BA5"/>
    <w:rsid w:val="00A75018"/>
    <w:rsid w:val="00A75878"/>
    <w:rsid w:val="00A76E34"/>
    <w:rsid w:val="00A77A29"/>
    <w:rsid w:val="00A77C1C"/>
    <w:rsid w:val="00A8011B"/>
    <w:rsid w:val="00A824CF"/>
    <w:rsid w:val="00A82BB4"/>
    <w:rsid w:val="00A8487A"/>
    <w:rsid w:val="00A860DE"/>
    <w:rsid w:val="00A8709C"/>
    <w:rsid w:val="00A87739"/>
    <w:rsid w:val="00A9115F"/>
    <w:rsid w:val="00A916B4"/>
    <w:rsid w:val="00A920E6"/>
    <w:rsid w:val="00A92A68"/>
    <w:rsid w:val="00A9317C"/>
    <w:rsid w:val="00A93D14"/>
    <w:rsid w:val="00A942E9"/>
    <w:rsid w:val="00A9462D"/>
    <w:rsid w:val="00A9618B"/>
    <w:rsid w:val="00A9674F"/>
    <w:rsid w:val="00A96A72"/>
    <w:rsid w:val="00A9751D"/>
    <w:rsid w:val="00A977B6"/>
    <w:rsid w:val="00A978DC"/>
    <w:rsid w:val="00AA1CB6"/>
    <w:rsid w:val="00AA2C6C"/>
    <w:rsid w:val="00AA35F2"/>
    <w:rsid w:val="00AA436E"/>
    <w:rsid w:val="00AA4D6F"/>
    <w:rsid w:val="00AA5FB0"/>
    <w:rsid w:val="00AA7808"/>
    <w:rsid w:val="00AB00B4"/>
    <w:rsid w:val="00AB0555"/>
    <w:rsid w:val="00AB0D5B"/>
    <w:rsid w:val="00AB0F0B"/>
    <w:rsid w:val="00AB1CA9"/>
    <w:rsid w:val="00AB1FC9"/>
    <w:rsid w:val="00AB1FDB"/>
    <w:rsid w:val="00AB247D"/>
    <w:rsid w:val="00AB378E"/>
    <w:rsid w:val="00AB4BD3"/>
    <w:rsid w:val="00AB5766"/>
    <w:rsid w:val="00AB5767"/>
    <w:rsid w:val="00AB5C7D"/>
    <w:rsid w:val="00AB6167"/>
    <w:rsid w:val="00AC076A"/>
    <w:rsid w:val="00AC0DB0"/>
    <w:rsid w:val="00AC0FBB"/>
    <w:rsid w:val="00AC1BBE"/>
    <w:rsid w:val="00AC1BD1"/>
    <w:rsid w:val="00AC213F"/>
    <w:rsid w:val="00AC23B2"/>
    <w:rsid w:val="00AC25AB"/>
    <w:rsid w:val="00AC2616"/>
    <w:rsid w:val="00AC37C9"/>
    <w:rsid w:val="00AC411A"/>
    <w:rsid w:val="00AC6062"/>
    <w:rsid w:val="00AC64B7"/>
    <w:rsid w:val="00AC776B"/>
    <w:rsid w:val="00AD0BCF"/>
    <w:rsid w:val="00AD1BC8"/>
    <w:rsid w:val="00AD1BE6"/>
    <w:rsid w:val="00AD1CB3"/>
    <w:rsid w:val="00AD273D"/>
    <w:rsid w:val="00AD3409"/>
    <w:rsid w:val="00AD3D88"/>
    <w:rsid w:val="00AD48E1"/>
    <w:rsid w:val="00AD4B84"/>
    <w:rsid w:val="00AD4D9B"/>
    <w:rsid w:val="00AD50F7"/>
    <w:rsid w:val="00AD6801"/>
    <w:rsid w:val="00AD7843"/>
    <w:rsid w:val="00AD7C14"/>
    <w:rsid w:val="00AE037E"/>
    <w:rsid w:val="00AE061A"/>
    <w:rsid w:val="00AE1812"/>
    <w:rsid w:val="00AE34D2"/>
    <w:rsid w:val="00AE3860"/>
    <w:rsid w:val="00AE4289"/>
    <w:rsid w:val="00AE4785"/>
    <w:rsid w:val="00AE54E2"/>
    <w:rsid w:val="00AE573C"/>
    <w:rsid w:val="00AE5A9D"/>
    <w:rsid w:val="00AE5F17"/>
    <w:rsid w:val="00AE5FD3"/>
    <w:rsid w:val="00AE6C86"/>
    <w:rsid w:val="00AE6F96"/>
    <w:rsid w:val="00AE7048"/>
    <w:rsid w:val="00AE787A"/>
    <w:rsid w:val="00AF00E4"/>
    <w:rsid w:val="00AF09C1"/>
    <w:rsid w:val="00AF0AE7"/>
    <w:rsid w:val="00AF0D19"/>
    <w:rsid w:val="00AF15AD"/>
    <w:rsid w:val="00AF16CD"/>
    <w:rsid w:val="00AF1870"/>
    <w:rsid w:val="00AF1E2F"/>
    <w:rsid w:val="00AF3153"/>
    <w:rsid w:val="00AF3CC0"/>
    <w:rsid w:val="00AF3D47"/>
    <w:rsid w:val="00AF41F5"/>
    <w:rsid w:val="00AF5177"/>
    <w:rsid w:val="00AF5433"/>
    <w:rsid w:val="00AF5A7F"/>
    <w:rsid w:val="00AF6C23"/>
    <w:rsid w:val="00AF7605"/>
    <w:rsid w:val="00AF7B2A"/>
    <w:rsid w:val="00B01D10"/>
    <w:rsid w:val="00B02D90"/>
    <w:rsid w:val="00B034A7"/>
    <w:rsid w:val="00B04B61"/>
    <w:rsid w:val="00B04F0A"/>
    <w:rsid w:val="00B060CB"/>
    <w:rsid w:val="00B06342"/>
    <w:rsid w:val="00B06B51"/>
    <w:rsid w:val="00B06D5A"/>
    <w:rsid w:val="00B07578"/>
    <w:rsid w:val="00B076A8"/>
    <w:rsid w:val="00B101CE"/>
    <w:rsid w:val="00B11DA7"/>
    <w:rsid w:val="00B11E9A"/>
    <w:rsid w:val="00B12675"/>
    <w:rsid w:val="00B12AE8"/>
    <w:rsid w:val="00B132FF"/>
    <w:rsid w:val="00B133BC"/>
    <w:rsid w:val="00B1434F"/>
    <w:rsid w:val="00B14997"/>
    <w:rsid w:val="00B14FA9"/>
    <w:rsid w:val="00B15BC0"/>
    <w:rsid w:val="00B16321"/>
    <w:rsid w:val="00B17CFC"/>
    <w:rsid w:val="00B20941"/>
    <w:rsid w:val="00B20FAA"/>
    <w:rsid w:val="00B217FF"/>
    <w:rsid w:val="00B21F67"/>
    <w:rsid w:val="00B224BD"/>
    <w:rsid w:val="00B22D19"/>
    <w:rsid w:val="00B235C6"/>
    <w:rsid w:val="00B235D5"/>
    <w:rsid w:val="00B237AE"/>
    <w:rsid w:val="00B23F80"/>
    <w:rsid w:val="00B24653"/>
    <w:rsid w:val="00B24803"/>
    <w:rsid w:val="00B25313"/>
    <w:rsid w:val="00B31B02"/>
    <w:rsid w:val="00B35908"/>
    <w:rsid w:val="00B35C6D"/>
    <w:rsid w:val="00B40F91"/>
    <w:rsid w:val="00B4127D"/>
    <w:rsid w:val="00B41D4E"/>
    <w:rsid w:val="00B42AF2"/>
    <w:rsid w:val="00B42B95"/>
    <w:rsid w:val="00B42D9C"/>
    <w:rsid w:val="00B438C1"/>
    <w:rsid w:val="00B440B6"/>
    <w:rsid w:val="00B4433A"/>
    <w:rsid w:val="00B44F53"/>
    <w:rsid w:val="00B46489"/>
    <w:rsid w:val="00B46FA0"/>
    <w:rsid w:val="00B470B9"/>
    <w:rsid w:val="00B50D6C"/>
    <w:rsid w:val="00B531EC"/>
    <w:rsid w:val="00B53300"/>
    <w:rsid w:val="00B5358C"/>
    <w:rsid w:val="00B53F68"/>
    <w:rsid w:val="00B54ABD"/>
    <w:rsid w:val="00B54F38"/>
    <w:rsid w:val="00B551C0"/>
    <w:rsid w:val="00B55530"/>
    <w:rsid w:val="00B57100"/>
    <w:rsid w:val="00B6006A"/>
    <w:rsid w:val="00B614A5"/>
    <w:rsid w:val="00B618C0"/>
    <w:rsid w:val="00B61F6F"/>
    <w:rsid w:val="00B6279E"/>
    <w:rsid w:val="00B627D8"/>
    <w:rsid w:val="00B6336A"/>
    <w:rsid w:val="00B63C47"/>
    <w:rsid w:val="00B645FA"/>
    <w:rsid w:val="00B64ECB"/>
    <w:rsid w:val="00B64EE5"/>
    <w:rsid w:val="00B66780"/>
    <w:rsid w:val="00B66B50"/>
    <w:rsid w:val="00B67575"/>
    <w:rsid w:val="00B7016F"/>
    <w:rsid w:val="00B70193"/>
    <w:rsid w:val="00B70633"/>
    <w:rsid w:val="00B71387"/>
    <w:rsid w:val="00B7148B"/>
    <w:rsid w:val="00B71A88"/>
    <w:rsid w:val="00B71F23"/>
    <w:rsid w:val="00B7268D"/>
    <w:rsid w:val="00B729BE"/>
    <w:rsid w:val="00B73BFD"/>
    <w:rsid w:val="00B74047"/>
    <w:rsid w:val="00B74163"/>
    <w:rsid w:val="00B776FE"/>
    <w:rsid w:val="00B77BB9"/>
    <w:rsid w:val="00B77E6D"/>
    <w:rsid w:val="00B80149"/>
    <w:rsid w:val="00B813A6"/>
    <w:rsid w:val="00B817DF"/>
    <w:rsid w:val="00B842CE"/>
    <w:rsid w:val="00B843AB"/>
    <w:rsid w:val="00B845F8"/>
    <w:rsid w:val="00B848F9"/>
    <w:rsid w:val="00B8553C"/>
    <w:rsid w:val="00B86463"/>
    <w:rsid w:val="00B8757D"/>
    <w:rsid w:val="00B91329"/>
    <w:rsid w:val="00B943BB"/>
    <w:rsid w:val="00B94538"/>
    <w:rsid w:val="00B954CB"/>
    <w:rsid w:val="00B958D3"/>
    <w:rsid w:val="00B9712F"/>
    <w:rsid w:val="00BA06B4"/>
    <w:rsid w:val="00BA24A8"/>
    <w:rsid w:val="00BA2EB1"/>
    <w:rsid w:val="00BA39CB"/>
    <w:rsid w:val="00BA3C4F"/>
    <w:rsid w:val="00BA3E7D"/>
    <w:rsid w:val="00BA513E"/>
    <w:rsid w:val="00BA5698"/>
    <w:rsid w:val="00BA6A8D"/>
    <w:rsid w:val="00BA6B4E"/>
    <w:rsid w:val="00BB13BF"/>
    <w:rsid w:val="00BB143C"/>
    <w:rsid w:val="00BB1A8C"/>
    <w:rsid w:val="00BB1BC0"/>
    <w:rsid w:val="00BB2AEE"/>
    <w:rsid w:val="00BB33D0"/>
    <w:rsid w:val="00BB357C"/>
    <w:rsid w:val="00BB36E2"/>
    <w:rsid w:val="00BB4F8F"/>
    <w:rsid w:val="00BB560C"/>
    <w:rsid w:val="00BB7F83"/>
    <w:rsid w:val="00BC1C2B"/>
    <w:rsid w:val="00BC2897"/>
    <w:rsid w:val="00BC3367"/>
    <w:rsid w:val="00BC3DC4"/>
    <w:rsid w:val="00BC4666"/>
    <w:rsid w:val="00BD0D84"/>
    <w:rsid w:val="00BD3A36"/>
    <w:rsid w:val="00BD4A37"/>
    <w:rsid w:val="00BD5E34"/>
    <w:rsid w:val="00BD63CF"/>
    <w:rsid w:val="00BE0946"/>
    <w:rsid w:val="00BE1A81"/>
    <w:rsid w:val="00BE1F58"/>
    <w:rsid w:val="00BE23AC"/>
    <w:rsid w:val="00BE26D3"/>
    <w:rsid w:val="00BE279F"/>
    <w:rsid w:val="00BE2C5C"/>
    <w:rsid w:val="00BE49D4"/>
    <w:rsid w:val="00BE4B41"/>
    <w:rsid w:val="00BE60BF"/>
    <w:rsid w:val="00BE62ED"/>
    <w:rsid w:val="00BE64C5"/>
    <w:rsid w:val="00BE7214"/>
    <w:rsid w:val="00BE749C"/>
    <w:rsid w:val="00BF02EC"/>
    <w:rsid w:val="00BF0895"/>
    <w:rsid w:val="00BF2842"/>
    <w:rsid w:val="00BF3112"/>
    <w:rsid w:val="00BF63CD"/>
    <w:rsid w:val="00BF76A2"/>
    <w:rsid w:val="00C023C1"/>
    <w:rsid w:val="00C044E3"/>
    <w:rsid w:val="00C04B11"/>
    <w:rsid w:val="00C04FE4"/>
    <w:rsid w:val="00C05E82"/>
    <w:rsid w:val="00C0717E"/>
    <w:rsid w:val="00C07D59"/>
    <w:rsid w:val="00C07EF7"/>
    <w:rsid w:val="00C106D8"/>
    <w:rsid w:val="00C10BA7"/>
    <w:rsid w:val="00C1124E"/>
    <w:rsid w:val="00C11881"/>
    <w:rsid w:val="00C119DB"/>
    <w:rsid w:val="00C120F3"/>
    <w:rsid w:val="00C13B56"/>
    <w:rsid w:val="00C13C26"/>
    <w:rsid w:val="00C14257"/>
    <w:rsid w:val="00C14FEC"/>
    <w:rsid w:val="00C15061"/>
    <w:rsid w:val="00C157A6"/>
    <w:rsid w:val="00C15FC1"/>
    <w:rsid w:val="00C16735"/>
    <w:rsid w:val="00C17D0F"/>
    <w:rsid w:val="00C17E34"/>
    <w:rsid w:val="00C2028C"/>
    <w:rsid w:val="00C20712"/>
    <w:rsid w:val="00C2228A"/>
    <w:rsid w:val="00C2322C"/>
    <w:rsid w:val="00C233BC"/>
    <w:rsid w:val="00C23FC9"/>
    <w:rsid w:val="00C241CD"/>
    <w:rsid w:val="00C248C8"/>
    <w:rsid w:val="00C24E97"/>
    <w:rsid w:val="00C2706E"/>
    <w:rsid w:val="00C272E0"/>
    <w:rsid w:val="00C27A25"/>
    <w:rsid w:val="00C27F11"/>
    <w:rsid w:val="00C303FE"/>
    <w:rsid w:val="00C30D3A"/>
    <w:rsid w:val="00C310E3"/>
    <w:rsid w:val="00C31167"/>
    <w:rsid w:val="00C3197F"/>
    <w:rsid w:val="00C32EB8"/>
    <w:rsid w:val="00C3305A"/>
    <w:rsid w:val="00C331EC"/>
    <w:rsid w:val="00C33689"/>
    <w:rsid w:val="00C33846"/>
    <w:rsid w:val="00C33DD3"/>
    <w:rsid w:val="00C34433"/>
    <w:rsid w:val="00C34ABD"/>
    <w:rsid w:val="00C3524B"/>
    <w:rsid w:val="00C35DC3"/>
    <w:rsid w:val="00C36129"/>
    <w:rsid w:val="00C365C5"/>
    <w:rsid w:val="00C37A3D"/>
    <w:rsid w:val="00C37C80"/>
    <w:rsid w:val="00C4030A"/>
    <w:rsid w:val="00C406A4"/>
    <w:rsid w:val="00C40B2D"/>
    <w:rsid w:val="00C40F9A"/>
    <w:rsid w:val="00C41141"/>
    <w:rsid w:val="00C418BC"/>
    <w:rsid w:val="00C41B8F"/>
    <w:rsid w:val="00C4228E"/>
    <w:rsid w:val="00C431D7"/>
    <w:rsid w:val="00C43EC2"/>
    <w:rsid w:val="00C4472B"/>
    <w:rsid w:val="00C4504E"/>
    <w:rsid w:val="00C4680A"/>
    <w:rsid w:val="00C46ADC"/>
    <w:rsid w:val="00C46EDC"/>
    <w:rsid w:val="00C47A0A"/>
    <w:rsid w:val="00C47FDB"/>
    <w:rsid w:val="00C52387"/>
    <w:rsid w:val="00C53AC1"/>
    <w:rsid w:val="00C54D1F"/>
    <w:rsid w:val="00C54F2C"/>
    <w:rsid w:val="00C557F3"/>
    <w:rsid w:val="00C56CCE"/>
    <w:rsid w:val="00C570E6"/>
    <w:rsid w:val="00C57D98"/>
    <w:rsid w:val="00C621B3"/>
    <w:rsid w:val="00C63F9A"/>
    <w:rsid w:val="00C643A6"/>
    <w:rsid w:val="00C65414"/>
    <w:rsid w:val="00C6667F"/>
    <w:rsid w:val="00C66F82"/>
    <w:rsid w:val="00C6700D"/>
    <w:rsid w:val="00C6760F"/>
    <w:rsid w:val="00C7068C"/>
    <w:rsid w:val="00C707F8"/>
    <w:rsid w:val="00C71549"/>
    <w:rsid w:val="00C71FC2"/>
    <w:rsid w:val="00C723A7"/>
    <w:rsid w:val="00C74C7B"/>
    <w:rsid w:val="00C74FBA"/>
    <w:rsid w:val="00C7511B"/>
    <w:rsid w:val="00C75B2F"/>
    <w:rsid w:val="00C7614B"/>
    <w:rsid w:val="00C76943"/>
    <w:rsid w:val="00C776E9"/>
    <w:rsid w:val="00C77ADA"/>
    <w:rsid w:val="00C77E1C"/>
    <w:rsid w:val="00C8084E"/>
    <w:rsid w:val="00C80944"/>
    <w:rsid w:val="00C82500"/>
    <w:rsid w:val="00C83767"/>
    <w:rsid w:val="00C85379"/>
    <w:rsid w:val="00C91082"/>
    <w:rsid w:val="00C916C3"/>
    <w:rsid w:val="00C9185F"/>
    <w:rsid w:val="00C92339"/>
    <w:rsid w:val="00C94366"/>
    <w:rsid w:val="00C946E3"/>
    <w:rsid w:val="00C94A48"/>
    <w:rsid w:val="00C95FBE"/>
    <w:rsid w:val="00C96536"/>
    <w:rsid w:val="00C96BC6"/>
    <w:rsid w:val="00C96EF1"/>
    <w:rsid w:val="00C97806"/>
    <w:rsid w:val="00CA0359"/>
    <w:rsid w:val="00CA124A"/>
    <w:rsid w:val="00CA146E"/>
    <w:rsid w:val="00CA17C6"/>
    <w:rsid w:val="00CA2F8F"/>
    <w:rsid w:val="00CA3274"/>
    <w:rsid w:val="00CA37DF"/>
    <w:rsid w:val="00CA4188"/>
    <w:rsid w:val="00CA49D9"/>
    <w:rsid w:val="00CA4D2B"/>
    <w:rsid w:val="00CA624D"/>
    <w:rsid w:val="00CA6D84"/>
    <w:rsid w:val="00CA7D39"/>
    <w:rsid w:val="00CB01F8"/>
    <w:rsid w:val="00CB05F5"/>
    <w:rsid w:val="00CB0D2E"/>
    <w:rsid w:val="00CB1037"/>
    <w:rsid w:val="00CB1B35"/>
    <w:rsid w:val="00CB22C9"/>
    <w:rsid w:val="00CB3B1D"/>
    <w:rsid w:val="00CB3EB4"/>
    <w:rsid w:val="00CB4D44"/>
    <w:rsid w:val="00CB55F1"/>
    <w:rsid w:val="00CB59C2"/>
    <w:rsid w:val="00CB5A04"/>
    <w:rsid w:val="00CB5EBD"/>
    <w:rsid w:val="00CB73B5"/>
    <w:rsid w:val="00CB7630"/>
    <w:rsid w:val="00CC03E4"/>
    <w:rsid w:val="00CC0D1A"/>
    <w:rsid w:val="00CC13EC"/>
    <w:rsid w:val="00CC1ED9"/>
    <w:rsid w:val="00CC21A8"/>
    <w:rsid w:val="00CC269A"/>
    <w:rsid w:val="00CC297D"/>
    <w:rsid w:val="00CC3509"/>
    <w:rsid w:val="00CC357A"/>
    <w:rsid w:val="00CC46B8"/>
    <w:rsid w:val="00CC492A"/>
    <w:rsid w:val="00CC4958"/>
    <w:rsid w:val="00CC4CD9"/>
    <w:rsid w:val="00CC54FC"/>
    <w:rsid w:val="00CC5D9D"/>
    <w:rsid w:val="00CC7460"/>
    <w:rsid w:val="00CD0050"/>
    <w:rsid w:val="00CD0564"/>
    <w:rsid w:val="00CD096C"/>
    <w:rsid w:val="00CD1A61"/>
    <w:rsid w:val="00CD1DF4"/>
    <w:rsid w:val="00CD36DD"/>
    <w:rsid w:val="00CD38DC"/>
    <w:rsid w:val="00CD4B57"/>
    <w:rsid w:val="00CD65D0"/>
    <w:rsid w:val="00CD667A"/>
    <w:rsid w:val="00CD6688"/>
    <w:rsid w:val="00CD6A96"/>
    <w:rsid w:val="00CE070D"/>
    <w:rsid w:val="00CE0E91"/>
    <w:rsid w:val="00CE1298"/>
    <w:rsid w:val="00CE2502"/>
    <w:rsid w:val="00CE26A6"/>
    <w:rsid w:val="00CE35A0"/>
    <w:rsid w:val="00CE492F"/>
    <w:rsid w:val="00CE5F72"/>
    <w:rsid w:val="00CE6564"/>
    <w:rsid w:val="00CF088F"/>
    <w:rsid w:val="00CF1851"/>
    <w:rsid w:val="00CF36E7"/>
    <w:rsid w:val="00CF53A6"/>
    <w:rsid w:val="00CF6E04"/>
    <w:rsid w:val="00CF72F7"/>
    <w:rsid w:val="00D01004"/>
    <w:rsid w:val="00D0143D"/>
    <w:rsid w:val="00D0173F"/>
    <w:rsid w:val="00D01813"/>
    <w:rsid w:val="00D01E55"/>
    <w:rsid w:val="00D01FB7"/>
    <w:rsid w:val="00D028CB"/>
    <w:rsid w:val="00D03DE5"/>
    <w:rsid w:val="00D046BE"/>
    <w:rsid w:val="00D04970"/>
    <w:rsid w:val="00D05091"/>
    <w:rsid w:val="00D05532"/>
    <w:rsid w:val="00D05DFE"/>
    <w:rsid w:val="00D05F7E"/>
    <w:rsid w:val="00D0653F"/>
    <w:rsid w:val="00D06EB0"/>
    <w:rsid w:val="00D07ACD"/>
    <w:rsid w:val="00D07C78"/>
    <w:rsid w:val="00D107F4"/>
    <w:rsid w:val="00D10CE9"/>
    <w:rsid w:val="00D11546"/>
    <w:rsid w:val="00D120D3"/>
    <w:rsid w:val="00D12284"/>
    <w:rsid w:val="00D12482"/>
    <w:rsid w:val="00D12617"/>
    <w:rsid w:val="00D133AC"/>
    <w:rsid w:val="00D138FB"/>
    <w:rsid w:val="00D13958"/>
    <w:rsid w:val="00D13D02"/>
    <w:rsid w:val="00D14B88"/>
    <w:rsid w:val="00D15FBF"/>
    <w:rsid w:val="00D1620A"/>
    <w:rsid w:val="00D16B23"/>
    <w:rsid w:val="00D16ED2"/>
    <w:rsid w:val="00D172A0"/>
    <w:rsid w:val="00D17A6C"/>
    <w:rsid w:val="00D220A8"/>
    <w:rsid w:val="00D240EA"/>
    <w:rsid w:val="00D2528A"/>
    <w:rsid w:val="00D25BCB"/>
    <w:rsid w:val="00D25D41"/>
    <w:rsid w:val="00D26232"/>
    <w:rsid w:val="00D27D83"/>
    <w:rsid w:val="00D30CF8"/>
    <w:rsid w:val="00D3194D"/>
    <w:rsid w:val="00D321F9"/>
    <w:rsid w:val="00D326CD"/>
    <w:rsid w:val="00D32D23"/>
    <w:rsid w:val="00D336DE"/>
    <w:rsid w:val="00D33E52"/>
    <w:rsid w:val="00D36590"/>
    <w:rsid w:val="00D36A21"/>
    <w:rsid w:val="00D36F8A"/>
    <w:rsid w:val="00D37FC0"/>
    <w:rsid w:val="00D40A98"/>
    <w:rsid w:val="00D411F1"/>
    <w:rsid w:val="00D418DC"/>
    <w:rsid w:val="00D42914"/>
    <w:rsid w:val="00D42DB7"/>
    <w:rsid w:val="00D4314E"/>
    <w:rsid w:val="00D43380"/>
    <w:rsid w:val="00D4445B"/>
    <w:rsid w:val="00D44B25"/>
    <w:rsid w:val="00D44DF4"/>
    <w:rsid w:val="00D45279"/>
    <w:rsid w:val="00D45A1E"/>
    <w:rsid w:val="00D45CCD"/>
    <w:rsid w:val="00D45EB5"/>
    <w:rsid w:val="00D46A12"/>
    <w:rsid w:val="00D46A1B"/>
    <w:rsid w:val="00D47A98"/>
    <w:rsid w:val="00D5051E"/>
    <w:rsid w:val="00D52247"/>
    <w:rsid w:val="00D52BA7"/>
    <w:rsid w:val="00D53AC9"/>
    <w:rsid w:val="00D53EE8"/>
    <w:rsid w:val="00D5485B"/>
    <w:rsid w:val="00D557F6"/>
    <w:rsid w:val="00D55AE3"/>
    <w:rsid w:val="00D55C00"/>
    <w:rsid w:val="00D56220"/>
    <w:rsid w:val="00D56A2D"/>
    <w:rsid w:val="00D57ABD"/>
    <w:rsid w:val="00D605DD"/>
    <w:rsid w:val="00D6065A"/>
    <w:rsid w:val="00D61878"/>
    <w:rsid w:val="00D61DC5"/>
    <w:rsid w:val="00D62D29"/>
    <w:rsid w:val="00D63AE1"/>
    <w:rsid w:val="00D64A85"/>
    <w:rsid w:val="00D64DE6"/>
    <w:rsid w:val="00D652EB"/>
    <w:rsid w:val="00D65387"/>
    <w:rsid w:val="00D653A1"/>
    <w:rsid w:val="00D6596A"/>
    <w:rsid w:val="00D66333"/>
    <w:rsid w:val="00D66786"/>
    <w:rsid w:val="00D671BF"/>
    <w:rsid w:val="00D72ACA"/>
    <w:rsid w:val="00D72E8F"/>
    <w:rsid w:val="00D732BD"/>
    <w:rsid w:val="00D73C27"/>
    <w:rsid w:val="00D74550"/>
    <w:rsid w:val="00D75016"/>
    <w:rsid w:val="00D76F23"/>
    <w:rsid w:val="00D779DD"/>
    <w:rsid w:val="00D77FB4"/>
    <w:rsid w:val="00D802C1"/>
    <w:rsid w:val="00D80328"/>
    <w:rsid w:val="00D81C14"/>
    <w:rsid w:val="00D82C31"/>
    <w:rsid w:val="00D83F5B"/>
    <w:rsid w:val="00D84471"/>
    <w:rsid w:val="00D844C4"/>
    <w:rsid w:val="00D84A29"/>
    <w:rsid w:val="00D85616"/>
    <w:rsid w:val="00D859E4"/>
    <w:rsid w:val="00D85CF9"/>
    <w:rsid w:val="00D85E36"/>
    <w:rsid w:val="00D86A5D"/>
    <w:rsid w:val="00D86BAD"/>
    <w:rsid w:val="00D86CB9"/>
    <w:rsid w:val="00D87531"/>
    <w:rsid w:val="00D87560"/>
    <w:rsid w:val="00D911A0"/>
    <w:rsid w:val="00D91E30"/>
    <w:rsid w:val="00D91E9B"/>
    <w:rsid w:val="00D91FF1"/>
    <w:rsid w:val="00D926D8"/>
    <w:rsid w:val="00D92AC8"/>
    <w:rsid w:val="00D92B43"/>
    <w:rsid w:val="00D92F68"/>
    <w:rsid w:val="00D93E52"/>
    <w:rsid w:val="00D94EC1"/>
    <w:rsid w:val="00D94F4A"/>
    <w:rsid w:val="00D954F8"/>
    <w:rsid w:val="00D95547"/>
    <w:rsid w:val="00D95BBB"/>
    <w:rsid w:val="00D96103"/>
    <w:rsid w:val="00D9796C"/>
    <w:rsid w:val="00D97E8D"/>
    <w:rsid w:val="00D97F53"/>
    <w:rsid w:val="00DA17D6"/>
    <w:rsid w:val="00DA3B83"/>
    <w:rsid w:val="00DA436F"/>
    <w:rsid w:val="00DA54FB"/>
    <w:rsid w:val="00DA5854"/>
    <w:rsid w:val="00DA7766"/>
    <w:rsid w:val="00DB045A"/>
    <w:rsid w:val="00DB088C"/>
    <w:rsid w:val="00DB0AAB"/>
    <w:rsid w:val="00DB14A1"/>
    <w:rsid w:val="00DB2126"/>
    <w:rsid w:val="00DB2C6B"/>
    <w:rsid w:val="00DB3577"/>
    <w:rsid w:val="00DB3EDE"/>
    <w:rsid w:val="00DB4506"/>
    <w:rsid w:val="00DB5210"/>
    <w:rsid w:val="00DB576F"/>
    <w:rsid w:val="00DB7205"/>
    <w:rsid w:val="00DB74A1"/>
    <w:rsid w:val="00DC1705"/>
    <w:rsid w:val="00DC2480"/>
    <w:rsid w:val="00DC2BBA"/>
    <w:rsid w:val="00DC3137"/>
    <w:rsid w:val="00DC3AD5"/>
    <w:rsid w:val="00DC3E52"/>
    <w:rsid w:val="00DC4F12"/>
    <w:rsid w:val="00DC56CF"/>
    <w:rsid w:val="00DC66C7"/>
    <w:rsid w:val="00DC7691"/>
    <w:rsid w:val="00DD1AD3"/>
    <w:rsid w:val="00DD1BCA"/>
    <w:rsid w:val="00DD242B"/>
    <w:rsid w:val="00DD2C52"/>
    <w:rsid w:val="00DD3256"/>
    <w:rsid w:val="00DD4E11"/>
    <w:rsid w:val="00DD793A"/>
    <w:rsid w:val="00DD7DA1"/>
    <w:rsid w:val="00DE1B83"/>
    <w:rsid w:val="00DE1ECA"/>
    <w:rsid w:val="00DE1EEE"/>
    <w:rsid w:val="00DE2768"/>
    <w:rsid w:val="00DE2AF1"/>
    <w:rsid w:val="00DE2DFA"/>
    <w:rsid w:val="00DE3A66"/>
    <w:rsid w:val="00DE3EBF"/>
    <w:rsid w:val="00DE4518"/>
    <w:rsid w:val="00DE4741"/>
    <w:rsid w:val="00DF028A"/>
    <w:rsid w:val="00DF0DDB"/>
    <w:rsid w:val="00DF1653"/>
    <w:rsid w:val="00DF17D1"/>
    <w:rsid w:val="00DF272E"/>
    <w:rsid w:val="00DF48CC"/>
    <w:rsid w:val="00DF4B82"/>
    <w:rsid w:val="00DF598A"/>
    <w:rsid w:val="00DF5A2E"/>
    <w:rsid w:val="00DF6302"/>
    <w:rsid w:val="00DF6C7F"/>
    <w:rsid w:val="00E0017C"/>
    <w:rsid w:val="00E004F0"/>
    <w:rsid w:val="00E00BDB"/>
    <w:rsid w:val="00E00EA2"/>
    <w:rsid w:val="00E01724"/>
    <w:rsid w:val="00E0248F"/>
    <w:rsid w:val="00E0259F"/>
    <w:rsid w:val="00E0270D"/>
    <w:rsid w:val="00E02EE9"/>
    <w:rsid w:val="00E03661"/>
    <w:rsid w:val="00E03E53"/>
    <w:rsid w:val="00E04918"/>
    <w:rsid w:val="00E0515E"/>
    <w:rsid w:val="00E05470"/>
    <w:rsid w:val="00E06917"/>
    <w:rsid w:val="00E10ACA"/>
    <w:rsid w:val="00E1131C"/>
    <w:rsid w:val="00E118CE"/>
    <w:rsid w:val="00E120F8"/>
    <w:rsid w:val="00E13234"/>
    <w:rsid w:val="00E144B5"/>
    <w:rsid w:val="00E169B6"/>
    <w:rsid w:val="00E16CE4"/>
    <w:rsid w:val="00E17CA3"/>
    <w:rsid w:val="00E21627"/>
    <w:rsid w:val="00E21DF1"/>
    <w:rsid w:val="00E22D3C"/>
    <w:rsid w:val="00E2451B"/>
    <w:rsid w:val="00E24A6A"/>
    <w:rsid w:val="00E25E1C"/>
    <w:rsid w:val="00E25E49"/>
    <w:rsid w:val="00E2697D"/>
    <w:rsid w:val="00E26E9C"/>
    <w:rsid w:val="00E27C2C"/>
    <w:rsid w:val="00E30084"/>
    <w:rsid w:val="00E32E3B"/>
    <w:rsid w:val="00E3311E"/>
    <w:rsid w:val="00E340FB"/>
    <w:rsid w:val="00E34920"/>
    <w:rsid w:val="00E3499B"/>
    <w:rsid w:val="00E357A9"/>
    <w:rsid w:val="00E35EFD"/>
    <w:rsid w:val="00E362D7"/>
    <w:rsid w:val="00E36E7A"/>
    <w:rsid w:val="00E36EE1"/>
    <w:rsid w:val="00E40694"/>
    <w:rsid w:val="00E40A1C"/>
    <w:rsid w:val="00E4104A"/>
    <w:rsid w:val="00E413CB"/>
    <w:rsid w:val="00E41613"/>
    <w:rsid w:val="00E41749"/>
    <w:rsid w:val="00E4180B"/>
    <w:rsid w:val="00E41AA5"/>
    <w:rsid w:val="00E41EE7"/>
    <w:rsid w:val="00E424E1"/>
    <w:rsid w:val="00E42EF7"/>
    <w:rsid w:val="00E439EF"/>
    <w:rsid w:val="00E43ECF"/>
    <w:rsid w:val="00E44331"/>
    <w:rsid w:val="00E4481E"/>
    <w:rsid w:val="00E449C5"/>
    <w:rsid w:val="00E45033"/>
    <w:rsid w:val="00E459BA"/>
    <w:rsid w:val="00E45B2E"/>
    <w:rsid w:val="00E45E24"/>
    <w:rsid w:val="00E4650A"/>
    <w:rsid w:val="00E500C1"/>
    <w:rsid w:val="00E50185"/>
    <w:rsid w:val="00E50894"/>
    <w:rsid w:val="00E5089E"/>
    <w:rsid w:val="00E50941"/>
    <w:rsid w:val="00E50D90"/>
    <w:rsid w:val="00E514FC"/>
    <w:rsid w:val="00E53455"/>
    <w:rsid w:val="00E558D8"/>
    <w:rsid w:val="00E5597E"/>
    <w:rsid w:val="00E55DEC"/>
    <w:rsid w:val="00E56086"/>
    <w:rsid w:val="00E564C2"/>
    <w:rsid w:val="00E56580"/>
    <w:rsid w:val="00E6085E"/>
    <w:rsid w:val="00E60C5D"/>
    <w:rsid w:val="00E622D6"/>
    <w:rsid w:val="00E627AC"/>
    <w:rsid w:val="00E64397"/>
    <w:rsid w:val="00E654C2"/>
    <w:rsid w:val="00E65AD7"/>
    <w:rsid w:val="00E65B27"/>
    <w:rsid w:val="00E704BB"/>
    <w:rsid w:val="00E705D0"/>
    <w:rsid w:val="00E70C5D"/>
    <w:rsid w:val="00E71A04"/>
    <w:rsid w:val="00E72AFB"/>
    <w:rsid w:val="00E73ADC"/>
    <w:rsid w:val="00E73D29"/>
    <w:rsid w:val="00E74F65"/>
    <w:rsid w:val="00E75344"/>
    <w:rsid w:val="00E753D0"/>
    <w:rsid w:val="00E75947"/>
    <w:rsid w:val="00E76940"/>
    <w:rsid w:val="00E7708C"/>
    <w:rsid w:val="00E778C5"/>
    <w:rsid w:val="00E80F13"/>
    <w:rsid w:val="00E837EC"/>
    <w:rsid w:val="00E8452F"/>
    <w:rsid w:val="00E84858"/>
    <w:rsid w:val="00E855C5"/>
    <w:rsid w:val="00E85776"/>
    <w:rsid w:val="00E85A7F"/>
    <w:rsid w:val="00E860C3"/>
    <w:rsid w:val="00E8671D"/>
    <w:rsid w:val="00E874E1"/>
    <w:rsid w:val="00E87C96"/>
    <w:rsid w:val="00E905FC"/>
    <w:rsid w:val="00E90939"/>
    <w:rsid w:val="00E90A04"/>
    <w:rsid w:val="00E91217"/>
    <w:rsid w:val="00E91B4C"/>
    <w:rsid w:val="00E93808"/>
    <w:rsid w:val="00E9463F"/>
    <w:rsid w:val="00E9503A"/>
    <w:rsid w:val="00E95AEF"/>
    <w:rsid w:val="00E96B7C"/>
    <w:rsid w:val="00E96C3B"/>
    <w:rsid w:val="00E976E5"/>
    <w:rsid w:val="00E978B3"/>
    <w:rsid w:val="00EA003D"/>
    <w:rsid w:val="00EA0319"/>
    <w:rsid w:val="00EA1A02"/>
    <w:rsid w:val="00EA2495"/>
    <w:rsid w:val="00EA2B02"/>
    <w:rsid w:val="00EA3F3F"/>
    <w:rsid w:val="00EA4C5F"/>
    <w:rsid w:val="00EA5972"/>
    <w:rsid w:val="00EA7032"/>
    <w:rsid w:val="00EA7146"/>
    <w:rsid w:val="00EA74CD"/>
    <w:rsid w:val="00EB0ED7"/>
    <w:rsid w:val="00EB39FE"/>
    <w:rsid w:val="00EB73DC"/>
    <w:rsid w:val="00EB753D"/>
    <w:rsid w:val="00EB7702"/>
    <w:rsid w:val="00EC069D"/>
    <w:rsid w:val="00EC2EA2"/>
    <w:rsid w:val="00EC3B66"/>
    <w:rsid w:val="00EC3EB4"/>
    <w:rsid w:val="00EC40E0"/>
    <w:rsid w:val="00EC4262"/>
    <w:rsid w:val="00EC5184"/>
    <w:rsid w:val="00EC5D1C"/>
    <w:rsid w:val="00EC6035"/>
    <w:rsid w:val="00EC64BB"/>
    <w:rsid w:val="00EC6DB8"/>
    <w:rsid w:val="00ED0474"/>
    <w:rsid w:val="00ED0C0C"/>
    <w:rsid w:val="00ED234B"/>
    <w:rsid w:val="00ED3566"/>
    <w:rsid w:val="00ED399C"/>
    <w:rsid w:val="00ED46B4"/>
    <w:rsid w:val="00ED5825"/>
    <w:rsid w:val="00EE00CB"/>
    <w:rsid w:val="00EE0957"/>
    <w:rsid w:val="00EE1B87"/>
    <w:rsid w:val="00EE29C8"/>
    <w:rsid w:val="00EE2D3E"/>
    <w:rsid w:val="00EE371E"/>
    <w:rsid w:val="00EE3E9C"/>
    <w:rsid w:val="00EE40D4"/>
    <w:rsid w:val="00EE42F1"/>
    <w:rsid w:val="00EE43D2"/>
    <w:rsid w:val="00EE44E0"/>
    <w:rsid w:val="00EE4982"/>
    <w:rsid w:val="00EE4F38"/>
    <w:rsid w:val="00EE51BE"/>
    <w:rsid w:val="00EE5C68"/>
    <w:rsid w:val="00EE6A05"/>
    <w:rsid w:val="00EE7FB6"/>
    <w:rsid w:val="00EF151C"/>
    <w:rsid w:val="00EF1A5E"/>
    <w:rsid w:val="00EF1AD4"/>
    <w:rsid w:val="00EF1C39"/>
    <w:rsid w:val="00EF1E47"/>
    <w:rsid w:val="00EF2A85"/>
    <w:rsid w:val="00EF3542"/>
    <w:rsid w:val="00EF3B98"/>
    <w:rsid w:val="00EF4909"/>
    <w:rsid w:val="00EF4CE8"/>
    <w:rsid w:val="00EF4D5F"/>
    <w:rsid w:val="00EF502F"/>
    <w:rsid w:val="00EF5A8B"/>
    <w:rsid w:val="00EF5E4E"/>
    <w:rsid w:val="00EF7EBB"/>
    <w:rsid w:val="00F00ACA"/>
    <w:rsid w:val="00F019B0"/>
    <w:rsid w:val="00F04305"/>
    <w:rsid w:val="00F04BF3"/>
    <w:rsid w:val="00F04DA6"/>
    <w:rsid w:val="00F04E98"/>
    <w:rsid w:val="00F06015"/>
    <w:rsid w:val="00F065D1"/>
    <w:rsid w:val="00F06B01"/>
    <w:rsid w:val="00F06B7D"/>
    <w:rsid w:val="00F07844"/>
    <w:rsid w:val="00F07EA7"/>
    <w:rsid w:val="00F10937"/>
    <w:rsid w:val="00F110B9"/>
    <w:rsid w:val="00F11D69"/>
    <w:rsid w:val="00F126DB"/>
    <w:rsid w:val="00F1300E"/>
    <w:rsid w:val="00F13085"/>
    <w:rsid w:val="00F133D6"/>
    <w:rsid w:val="00F13E31"/>
    <w:rsid w:val="00F14223"/>
    <w:rsid w:val="00F143C9"/>
    <w:rsid w:val="00F15550"/>
    <w:rsid w:val="00F15772"/>
    <w:rsid w:val="00F15D27"/>
    <w:rsid w:val="00F16471"/>
    <w:rsid w:val="00F16AEC"/>
    <w:rsid w:val="00F16EC6"/>
    <w:rsid w:val="00F177A3"/>
    <w:rsid w:val="00F1789F"/>
    <w:rsid w:val="00F17B07"/>
    <w:rsid w:val="00F20926"/>
    <w:rsid w:val="00F21A2D"/>
    <w:rsid w:val="00F2264B"/>
    <w:rsid w:val="00F2272A"/>
    <w:rsid w:val="00F24062"/>
    <w:rsid w:val="00F249E5"/>
    <w:rsid w:val="00F2528C"/>
    <w:rsid w:val="00F25A3C"/>
    <w:rsid w:val="00F25DDC"/>
    <w:rsid w:val="00F2638C"/>
    <w:rsid w:val="00F278F8"/>
    <w:rsid w:val="00F306F9"/>
    <w:rsid w:val="00F311CD"/>
    <w:rsid w:val="00F315F7"/>
    <w:rsid w:val="00F31DFF"/>
    <w:rsid w:val="00F31EAC"/>
    <w:rsid w:val="00F3246B"/>
    <w:rsid w:val="00F32DD6"/>
    <w:rsid w:val="00F3343E"/>
    <w:rsid w:val="00F3398E"/>
    <w:rsid w:val="00F33D8E"/>
    <w:rsid w:val="00F345F3"/>
    <w:rsid w:val="00F36E80"/>
    <w:rsid w:val="00F37AEC"/>
    <w:rsid w:val="00F4010F"/>
    <w:rsid w:val="00F4037B"/>
    <w:rsid w:val="00F410F5"/>
    <w:rsid w:val="00F42358"/>
    <w:rsid w:val="00F427A8"/>
    <w:rsid w:val="00F43425"/>
    <w:rsid w:val="00F4384E"/>
    <w:rsid w:val="00F43E08"/>
    <w:rsid w:val="00F443B9"/>
    <w:rsid w:val="00F4461E"/>
    <w:rsid w:val="00F4502F"/>
    <w:rsid w:val="00F458D3"/>
    <w:rsid w:val="00F45CB8"/>
    <w:rsid w:val="00F473D9"/>
    <w:rsid w:val="00F50ABD"/>
    <w:rsid w:val="00F50BB4"/>
    <w:rsid w:val="00F50FAF"/>
    <w:rsid w:val="00F52447"/>
    <w:rsid w:val="00F5342B"/>
    <w:rsid w:val="00F53536"/>
    <w:rsid w:val="00F536E1"/>
    <w:rsid w:val="00F552EE"/>
    <w:rsid w:val="00F568D8"/>
    <w:rsid w:val="00F56ECB"/>
    <w:rsid w:val="00F570AE"/>
    <w:rsid w:val="00F572A6"/>
    <w:rsid w:val="00F579A7"/>
    <w:rsid w:val="00F610F9"/>
    <w:rsid w:val="00F61810"/>
    <w:rsid w:val="00F61CA0"/>
    <w:rsid w:val="00F632F0"/>
    <w:rsid w:val="00F63EE0"/>
    <w:rsid w:val="00F64CD2"/>
    <w:rsid w:val="00F663B7"/>
    <w:rsid w:val="00F66EC6"/>
    <w:rsid w:val="00F674C8"/>
    <w:rsid w:val="00F67832"/>
    <w:rsid w:val="00F71D18"/>
    <w:rsid w:val="00F727CB"/>
    <w:rsid w:val="00F7296F"/>
    <w:rsid w:val="00F72D4B"/>
    <w:rsid w:val="00F72F7B"/>
    <w:rsid w:val="00F744C6"/>
    <w:rsid w:val="00F7539A"/>
    <w:rsid w:val="00F77004"/>
    <w:rsid w:val="00F77D1E"/>
    <w:rsid w:val="00F80584"/>
    <w:rsid w:val="00F80A16"/>
    <w:rsid w:val="00F818A8"/>
    <w:rsid w:val="00F82A55"/>
    <w:rsid w:val="00F84866"/>
    <w:rsid w:val="00F84BBF"/>
    <w:rsid w:val="00F851D9"/>
    <w:rsid w:val="00F853BC"/>
    <w:rsid w:val="00F854AD"/>
    <w:rsid w:val="00F854BC"/>
    <w:rsid w:val="00F855AC"/>
    <w:rsid w:val="00F85798"/>
    <w:rsid w:val="00F85C06"/>
    <w:rsid w:val="00F8617B"/>
    <w:rsid w:val="00F86CD3"/>
    <w:rsid w:val="00F87A35"/>
    <w:rsid w:val="00F93A1B"/>
    <w:rsid w:val="00F948DF"/>
    <w:rsid w:val="00F94EB0"/>
    <w:rsid w:val="00F95A5C"/>
    <w:rsid w:val="00F96490"/>
    <w:rsid w:val="00F97023"/>
    <w:rsid w:val="00F9736F"/>
    <w:rsid w:val="00F9798D"/>
    <w:rsid w:val="00FA0138"/>
    <w:rsid w:val="00FA22FC"/>
    <w:rsid w:val="00FA479C"/>
    <w:rsid w:val="00FA4FDF"/>
    <w:rsid w:val="00FA7A1C"/>
    <w:rsid w:val="00FB08D3"/>
    <w:rsid w:val="00FB1F18"/>
    <w:rsid w:val="00FB2024"/>
    <w:rsid w:val="00FB2638"/>
    <w:rsid w:val="00FB285A"/>
    <w:rsid w:val="00FB30A0"/>
    <w:rsid w:val="00FB320B"/>
    <w:rsid w:val="00FB368C"/>
    <w:rsid w:val="00FB4BE8"/>
    <w:rsid w:val="00FB6EB0"/>
    <w:rsid w:val="00FB7BDC"/>
    <w:rsid w:val="00FB7D8F"/>
    <w:rsid w:val="00FC011D"/>
    <w:rsid w:val="00FC1240"/>
    <w:rsid w:val="00FC1379"/>
    <w:rsid w:val="00FC16C8"/>
    <w:rsid w:val="00FC2618"/>
    <w:rsid w:val="00FC300B"/>
    <w:rsid w:val="00FC31E2"/>
    <w:rsid w:val="00FC55AB"/>
    <w:rsid w:val="00FD030E"/>
    <w:rsid w:val="00FD0A18"/>
    <w:rsid w:val="00FD0D95"/>
    <w:rsid w:val="00FD2D61"/>
    <w:rsid w:val="00FD386A"/>
    <w:rsid w:val="00FD45D1"/>
    <w:rsid w:val="00FD5E57"/>
    <w:rsid w:val="00FD6E5A"/>
    <w:rsid w:val="00FD6F3A"/>
    <w:rsid w:val="00FD780F"/>
    <w:rsid w:val="00FE0D6E"/>
    <w:rsid w:val="00FE0FA6"/>
    <w:rsid w:val="00FE1799"/>
    <w:rsid w:val="00FE1B35"/>
    <w:rsid w:val="00FE2D69"/>
    <w:rsid w:val="00FE3A51"/>
    <w:rsid w:val="00FE3C20"/>
    <w:rsid w:val="00FE4012"/>
    <w:rsid w:val="00FE4770"/>
    <w:rsid w:val="00FE4BA7"/>
    <w:rsid w:val="00FE58AA"/>
    <w:rsid w:val="00FE5E1A"/>
    <w:rsid w:val="00FE663C"/>
    <w:rsid w:val="00FE6A53"/>
    <w:rsid w:val="00FE6FB9"/>
    <w:rsid w:val="00FE7D50"/>
    <w:rsid w:val="00FF092A"/>
    <w:rsid w:val="00FF0A2E"/>
    <w:rsid w:val="00FF0B5C"/>
    <w:rsid w:val="00FF0BAE"/>
    <w:rsid w:val="00FF1119"/>
    <w:rsid w:val="00FF1508"/>
    <w:rsid w:val="00FF2004"/>
    <w:rsid w:val="00FF24EC"/>
    <w:rsid w:val="00FF2804"/>
    <w:rsid w:val="00FF2F2D"/>
    <w:rsid w:val="00FF70FC"/>
    <w:rsid w:val="00FF714A"/>
    <w:rsid w:val="313E8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C0CD"/>
  <w15:docId w15:val="{539D6506-F5E9-402C-A86A-C91DC076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AA4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436E"/>
  </w:style>
  <w:style w:type="paragraph" w:styleId="Footer">
    <w:name w:val="footer"/>
    <w:basedOn w:val="Normal"/>
    <w:link w:val="FooterChar"/>
    <w:uiPriority w:val="99"/>
    <w:semiHidden/>
    <w:unhideWhenUsed/>
    <w:rsid w:val="00AA4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436E"/>
  </w:style>
  <w:style w:type="character" w:styleId="CommentReference">
    <w:name w:val="annotation reference"/>
    <w:basedOn w:val="DefaultParagraphFont"/>
    <w:uiPriority w:val="99"/>
    <w:semiHidden/>
    <w:unhideWhenUsed/>
    <w:rsid w:val="00327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7B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7B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BB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0531"/>
    <w:pPr>
      <w:autoSpaceDN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Jessica L.</dc:creator>
  <cp:keywords/>
  <dc:description/>
  <cp:lastModifiedBy>Yang, Jessica L.</cp:lastModifiedBy>
  <cp:revision>2</cp:revision>
  <dcterms:created xsi:type="dcterms:W3CDTF">2026-09-25T01:59:00Z</dcterms:created>
  <dcterms:modified xsi:type="dcterms:W3CDTF">2026-09-25T01:59:00Z</dcterms:modified>
</cp:coreProperties>
</file>